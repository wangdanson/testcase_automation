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0" w:type="dxa"/>
          <w:right w:w="0" w:type="dxa"/>
        </w:tblCellMar>
        <w:tblLook w:val="04A0" w:firstRow="1" w:lastRow="0" w:firstColumn="1" w:lastColumn="0" w:noHBand="0" w:noVBand="1"/>
      </w:tblPr>
      <w:tblGrid>
        <w:gridCol w:w="8306"/>
      </w:tblGrid>
      <w:tr w:rsidR="00CE1E22" w:rsidRPr="00CE1E22" w14:paraId="0A0F6063" w14:textId="77777777" w:rsidTr="22F5F261">
        <w:trPr>
          <w:jc w:val="center"/>
        </w:trPr>
        <w:tc>
          <w:tcPr>
            <w:tcW w:w="0" w:type="auto"/>
            <w:vAlign w:val="center"/>
            <w:hideMark/>
          </w:tcPr>
          <w:tbl>
            <w:tblPr>
              <w:tblW w:w="0" w:type="dxa"/>
              <w:tblCellMar>
                <w:left w:w="0" w:type="dxa"/>
                <w:right w:w="0" w:type="dxa"/>
              </w:tblCellMar>
              <w:tblLook w:val="04A0" w:firstRow="1" w:lastRow="0" w:firstColumn="1" w:lastColumn="0" w:noHBand="0" w:noVBand="1"/>
            </w:tblPr>
            <w:tblGrid>
              <w:gridCol w:w="8306"/>
            </w:tblGrid>
            <w:tr w:rsidR="00CE1E22" w:rsidRPr="00CE1E22" w14:paraId="149975B0" w14:textId="77777777" w:rsidTr="22F5F261">
              <w:tc>
                <w:tcPr>
                  <w:tcW w:w="0" w:type="auto"/>
                  <w:shd w:val="clear" w:color="auto" w:fill="DBDBDB" w:themeFill="accent3" w:themeFillTint="66"/>
                  <w:vAlign w:val="center"/>
                  <w:hideMark/>
                </w:tcPr>
                <w:tbl>
                  <w:tblPr>
                    <w:tblW w:w="5000" w:type="pct"/>
                    <w:tblCellMar>
                      <w:top w:w="45" w:type="dxa"/>
                      <w:left w:w="45" w:type="dxa"/>
                      <w:bottom w:w="45" w:type="dxa"/>
                      <w:right w:w="45" w:type="dxa"/>
                    </w:tblCellMar>
                    <w:tblLook w:val="04A0" w:firstRow="1" w:lastRow="0" w:firstColumn="1" w:lastColumn="0" w:noHBand="0" w:noVBand="1"/>
                  </w:tblPr>
                  <w:tblGrid>
                    <w:gridCol w:w="8306"/>
                  </w:tblGrid>
                  <w:tr w:rsidR="00CE1E22" w:rsidRPr="00CE1E22" w14:paraId="0B8B316A" w14:textId="77777777" w:rsidTr="22F5F261">
                    <w:trPr>
                      <w:trHeight w:val="270"/>
                    </w:trPr>
                    <w:tc>
                      <w:tcPr>
                        <w:tcW w:w="0" w:type="auto"/>
                        <w:shd w:val="clear" w:color="auto" w:fill="FFFFFF" w:themeFill="background1"/>
                        <w:vAlign w:val="center"/>
                        <w:hideMark/>
                      </w:tcPr>
                      <w:p w14:paraId="66FC1D6E" w14:textId="13A34B15" w:rsidR="000A78DC" w:rsidRPr="00EB7582" w:rsidRDefault="00CF3463" w:rsidP="22F5F261">
                        <w:pPr>
                          <w:widowControl/>
                          <w:rPr>
                            <w:rFonts w:ascii="標楷體" w:eastAsia="標楷體" w:hAnsi="標楷體" w:cs="新細明體"/>
                            <w:color w:val="000000"/>
                            <w:kern w:val="0"/>
                          </w:rPr>
                        </w:pPr>
                        <w:proofErr w:type="spellStart"/>
                        <w:ins w:id="0" w:author="Kai Chang" w:date="2023-04-28T16:06:00Z">
                          <w:r w:rsidRPr="00CF3463">
                            <w:rPr>
                              <w:rFonts w:ascii="標楷體" w:eastAsia="標楷體" w:hAnsi="標楷體" w:cs="新細明體" w:hint="eastAsia"/>
                              <w:color w:val="FF0000"/>
                            </w:rPr>
                            <w:t>OneAD</w:t>
                          </w:r>
                          <w:proofErr w:type="spellEnd"/>
                          <w:r w:rsidRPr="00CF3463">
                            <w:rPr>
                              <w:rFonts w:ascii="Cambria" w:eastAsia="標楷體" w:hAnsi="Cambria" w:cs="Cambria"/>
                              <w:color w:val="FF0000"/>
                            </w:rPr>
                            <w:t>®</w:t>
                          </w:r>
                          <w:r w:rsidRPr="00CF3463">
                            <w:rPr>
                              <w:rFonts w:ascii="標楷體" w:eastAsia="標楷體" w:hAnsi="標楷體" w:cs="新細明體" w:hint="eastAsia"/>
                              <w:color w:val="FF0000"/>
                            </w:rPr>
                            <w:t>廣告服務平台</w:t>
                          </w:r>
                        </w:ins>
                        <w:del w:id="1" w:author="Kai Chang" w:date="2023-04-28T16:06:00Z">
                          <w:r w:rsidR="73D1ACCC" w:rsidRPr="22F5F261" w:rsidDel="00CF3463">
                            <w:rPr>
                              <w:rFonts w:ascii="標楷體" w:eastAsia="標楷體" w:hAnsi="標楷體" w:cs="新細明體"/>
                              <w:color w:val="FF0000"/>
                            </w:rPr>
                            <w:delText>(暫定名稱)</w:delText>
                          </w:r>
                          <w:r w:rsidR="006E09AE" w:rsidRPr="22F5F261" w:rsidDel="00CF3463">
                            <w:rPr>
                              <w:rFonts w:ascii="標楷體" w:eastAsia="標楷體" w:hAnsi="標楷體" w:cs="新細明體"/>
                              <w:color w:val="FF0000"/>
                              <w:kern w:val="0"/>
                            </w:rPr>
                            <w:delText xml:space="preserve">OneAD 廣告聯播網 </w:delText>
                          </w:r>
                        </w:del>
                        <w:r w:rsidR="00CE1E22" w:rsidRPr="22F5F261">
                          <w:rPr>
                            <w:rFonts w:ascii="標楷體" w:eastAsia="標楷體" w:hAnsi="標楷體" w:cs="新細明體"/>
                            <w:color w:val="000000"/>
                            <w:kern w:val="0"/>
                          </w:rPr>
                          <w:t>約定條款</w:t>
                        </w:r>
                      </w:p>
                      <w:p w14:paraId="75CBEBF6" w14:textId="51DBCFF7" w:rsidR="00CE1E22" w:rsidRPr="00EB7582" w:rsidRDefault="00CE1E22" w:rsidP="22F5F261">
                        <w:pPr>
                          <w:widowControl/>
                          <w:rPr>
                            <w:rFonts w:ascii="標楷體" w:eastAsia="標楷體" w:hAnsi="標楷體" w:cs="新細明體"/>
                            <w:color w:val="000000"/>
                            <w:kern w:val="0"/>
                          </w:rPr>
                        </w:pPr>
                        <w:r w:rsidRPr="00CE1E22">
                          <w:rPr>
                            <w:rFonts w:ascii="標楷體" w:eastAsia="標楷體" w:hAnsi="標楷體" w:cs="新細明體"/>
                            <w:color w:val="000000"/>
                            <w:kern w:val="0"/>
                            <w:szCs w:val="24"/>
                          </w:rPr>
                          <w:br/>
                        </w:r>
                        <w:r w:rsidR="00F90E24" w:rsidRPr="22F5F261">
                          <w:rPr>
                            <w:rFonts w:ascii="標楷體" w:eastAsia="標楷體" w:hAnsi="標楷體" w:cs="新細明體"/>
                            <w:color w:val="000000"/>
                            <w:kern w:val="0"/>
                          </w:rPr>
                          <w:t>感謝您加入</w:t>
                        </w:r>
                        <w:r w:rsidRPr="22F5F261">
                          <w:rPr>
                            <w:rFonts w:ascii="標楷體" w:eastAsia="標楷體" w:hAnsi="標楷體" w:cs="新細明體"/>
                            <w:color w:val="000000"/>
                            <w:kern w:val="0"/>
                          </w:rPr>
                          <w:t>申請加入</w:t>
                        </w:r>
                        <w:ins w:id="2" w:author="Amber Shen" w:date="2023-04-28T11:10:00Z">
                          <w:r w:rsidR="00CE5961" w:rsidRPr="22F5F261">
                            <w:rPr>
                              <w:rFonts w:ascii="標楷體" w:eastAsia="標楷體" w:hAnsi="標楷體" w:cs="新細明體"/>
                              <w:color w:val="000000"/>
                              <w:kern w:val="0"/>
                            </w:rPr>
                            <w:t>「果實夥伴股份有限公司」</w:t>
                          </w:r>
                        </w:ins>
                        <w:del w:id="3" w:author="Amber Shen" w:date="2023-04-28T11:10:00Z">
                          <w:r w:rsidRPr="22F5F261" w:rsidDel="00CE5961">
                            <w:rPr>
                              <w:rFonts w:ascii="標楷體" w:eastAsia="標楷體" w:hAnsi="標楷體" w:cs="新細明體"/>
                              <w:color w:val="000000"/>
                              <w:kern w:val="0"/>
                            </w:rPr>
                            <w:delText>「果實夥伴股份有限公司」</w:delText>
                          </w:r>
                        </w:del>
                        <w:r w:rsidRPr="22F5F261">
                          <w:rPr>
                            <w:rFonts w:ascii="標楷體" w:eastAsia="標楷體" w:hAnsi="標楷體" w:cs="新細明體"/>
                            <w:color w:val="000000"/>
                            <w:kern w:val="0"/>
                          </w:rPr>
                          <w:t>之「</w:t>
                        </w:r>
                        <w:proofErr w:type="spellStart"/>
                        <w:ins w:id="4" w:author="Kai Chang" w:date="2023-04-28T16:07:00Z">
                          <w:r w:rsidR="00CF3463" w:rsidRPr="00CF3463">
                            <w:rPr>
                              <w:rFonts w:ascii="標楷體" w:eastAsia="標楷體" w:hAnsi="標楷體" w:cs="新細明體" w:hint="eastAsia"/>
                              <w:color w:val="FF0000"/>
                            </w:rPr>
                            <w:t>OneAD</w:t>
                          </w:r>
                          <w:proofErr w:type="spellEnd"/>
                          <w:r w:rsidR="00CF3463" w:rsidRPr="00CF3463">
                            <w:rPr>
                              <w:rFonts w:ascii="Cambria" w:eastAsia="標楷體" w:hAnsi="Cambria" w:cs="Cambria"/>
                              <w:color w:val="FF0000"/>
                            </w:rPr>
                            <w:t>®</w:t>
                          </w:r>
                          <w:r w:rsidR="00CF3463" w:rsidRPr="00CF3463">
                            <w:rPr>
                              <w:rFonts w:ascii="標楷體" w:eastAsia="標楷體" w:hAnsi="標楷體" w:cs="新細明體" w:hint="eastAsia"/>
                              <w:color w:val="FF0000"/>
                            </w:rPr>
                            <w:t>廣告服務平台</w:t>
                          </w:r>
                        </w:ins>
                        <w:del w:id="5" w:author="Kai Chang" w:date="2023-04-28T16:07:00Z">
                          <w:r w:rsidR="555D533E" w:rsidRPr="22F5F261" w:rsidDel="00CF3463">
                            <w:rPr>
                              <w:rFonts w:ascii="標楷體" w:eastAsia="標楷體" w:hAnsi="標楷體" w:cs="新細明體"/>
                              <w:color w:val="FF0000"/>
                            </w:rPr>
                            <w:delText xml:space="preserve"> (暫定名稱) </w:delText>
                          </w:r>
                          <w:r w:rsidRPr="22F5F261" w:rsidDel="00CF3463">
                            <w:rPr>
                              <w:rFonts w:ascii="標楷體" w:eastAsia="標楷體" w:hAnsi="標楷體" w:cs="新細明體"/>
                              <w:color w:val="FF0000"/>
                              <w:kern w:val="0"/>
                            </w:rPr>
                            <w:delText>OneAD 廣告聯播網</w:delText>
                          </w:r>
                        </w:del>
                        <w:r w:rsidRPr="22F5F261">
                          <w:rPr>
                            <w:rFonts w:ascii="標楷體" w:eastAsia="標楷體" w:hAnsi="標楷體" w:cs="新細明體"/>
                            <w:color w:val="000000"/>
                            <w:kern w:val="0"/>
                          </w:rPr>
                          <w:t>」（以下簡稱本服務），</w:t>
                        </w:r>
                        <w:r w:rsidR="00F90E24" w:rsidRPr="22F5F261">
                          <w:rPr>
                            <w:rFonts w:ascii="標楷體" w:eastAsia="標楷體" w:hAnsi="標楷體" w:cs="新細明體"/>
                            <w:color w:val="000000"/>
                            <w:kern w:val="0"/>
                          </w:rPr>
                          <w:t>您</w:t>
                        </w:r>
                        <w:r w:rsidRPr="22F5F261">
                          <w:rPr>
                            <w:rFonts w:ascii="標楷體" w:eastAsia="標楷體" w:hAnsi="標楷體" w:cs="新細明體"/>
                            <w:color w:val="000000"/>
                            <w:kern w:val="0"/>
                          </w:rPr>
                          <w:t>同意</w:t>
                        </w:r>
                        <w:r w:rsidR="00F90E24" w:rsidRPr="22F5F261">
                          <w:rPr>
                            <w:rFonts w:ascii="標楷體" w:eastAsia="標楷體" w:hAnsi="標楷體" w:cs="新細明體"/>
                            <w:color w:val="000000"/>
                            <w:kern w:val="0"/>
                          </w:rPr>
                          <w:t>並願意共同</w:t>
                        </w:r>
                        <w:r w:rsidRPr="22F5F261">
                          <w:rPr>
                            <w:rFonts w:ascii="標楷體" w:eastAsia="標楷體" w:hAnsi="標楷體" w:cs="新細明體"/>
                            <w:color w:val="000000"/>
                            <w:kern w:val="0"/>
                          </w:rPr>
                          <w:t>遵守以下</w:t>
                        </w:r>
                        <w:r w:rsidR="00F90E24" w:rsidRPr="22F5F261">
                          <w:rPr>
                            <w:rFonts w:ascii="標楷體" w:eastAsia="標楷體" w:hAnsi="標楷體" w:cs="新細明體"/>
                            <w:color w:val="000000"/>
                            <w:kern w:val="0"/>
                          </w:rPr>
                          <w:t>契約條款之約定。</w:t>
                        </w:r>
                      </w:p>
                      <w:p w14:paraId="320DF371" w14:textId="5C410327" w:rsidR="00F90E24" w:rsidRPr="00EB7582" w:rsidRDefault="00F90E24" w:rsidP="00CE1E22">
                        <w:pPr>
                          <w:widowControl/>
                          <w:rPr>
                            <w:rFonts w:ascii="標楷體" w:eastAsia="標楷體" w:hAnsi="標楷體" w:cs="新細明體"/>
                            <w:color w:val="000000"/>
                            <w:kern w:val="0"/>
                            <w:szCs w:val="24"/>
                          </w:rPr>
                        </w:pPr>
                      </w:p>
                      <w:p w14:paraId="4522C57C" w14:textId="45809078" w:rsidR="00F90E24" w:rsidRPr="00EB7582" w:rsidRDefault="00F90E24">
                        <w:pPr>
                          <w:widowControl/>
                          <w:tabs>
                            <w:tab w:val="left" w:pos="5150"/>
                          </w:tabs>
                          <w:rPr>
                            <w:rFonts w:ascii="標楷體" w:eastAsia="標楷體" w:hAnsi="標楷體" w:cs="新細明體"/>
                            <w:color w:val="000000"/>
                            <w:kern w:val="0"/>
                          </w:rPr>
                          <w:pPrChange w:id="6" w:author="Amber Shen" w:date="2023-04-28T11:09:00Z">
                            <w:pPr>
                              <w:widowControl/>
                            </w:pPr>
                          </w:pPrChange>
                        </w:pPr>
                        <w:r w:rsidRPr="22F5F261">
                          <w:rPr>
                            <w:rFonts w:ascii="標楷體" w:eastAsia="標楷體" w:hAnsi="標楷體" w:cs="新細明體"/>
                            <w:color w:val="000000"/>
                            <w:kern w:val="0"/>
                          </w:rPr>
                          <w:t>本條款中的用語定義如下：「您」意指使用本服務的個人</w:t>
                        </w:r>
                        <w:r w:rsidR="004B4D4C" w:rsidRPr="22F5F261">
                          <w:rPr>
                            <w:rFonts w:ascii="標楷體" w:eastAsia="標楷體" w:hAnsi="標楷體" w:cs="新細明體"/>
                            <w:color w:val="000000"/>
                            <w:kern w:val="0"/>
                          </w:rPr>
                          <w:t>或公司</w:t>
                        </w:r>
                        <w:del w:id="7" w:author="Amber Shen" w:date="2023-04-28T11:11:00Z">
                          <w:r w:rsidR="290A862F" w:rsidRPr="22F5F261" w:rsidDel="00CE5961">
                            <w:rPr>
                              <w:rFonts w:ascii="標楷體" w:eastAsia="標楷體" w:hAnsi="標楷體" w:cs="新細明體"/>
                              <w:color w:val="000000"/>
                              <w:kern w:val="0"/>
                            </w:rPr>
                            <w:delText>行號</w:delText>
                          </w:r>
                        </w:del>
                        <w:r w:rsidRPr="22F5F261">
                          <w:rPr>
                            <w:rFonts w:ascii="標楷體" w:eastAsia="標楷體" w:hAnsi="標楷體" w:cs="新細明體"/>
                            <w:color w:val="000000"/>
                            <w:kern w:val="0"/>
                          </w:rPr>
                          <w:t>；「本服務」</w:t>
                        </w:r>
                        <w:ins w:id="8" w:author="Amber Shen" w:date="2023-04-28T11:09:00Z">
                          <w:r w:rsidR="00CE5961">
                            <w:rPr>
                              <w:rFonts w:ascii="標楷體" w:eastAsia="標楷體" w:hAnsi="標楷體" w:cs="新細明體" w:hint="eastAsia"/>
                              <w:color w:val="000000"/>
                              <w:kern w:val="0"/>
                            </w:rPr>
                            <w:t>意指</w:t>
                          </w:r>
                        </w:ins>
                        <w:del w:id="9" w:author="Amber Shen" w:date="2023-04-28T11:09:00Z">
                          <w:r w:rsidR="008074E8" w:rsidRPr="22F5F261" w:rsidDel="00CE5961">
                            <w:rPr>
                              <w:rFonts w:ascii="標楷體" w:eastAsia="標楷體" w:hAnsi="標楷體" w:cs="新細明體"/>
                              <w:color w:val="000000"/>
                              <w:kern w:val="0"/>
                            </w:rPr>
                            <w:delText>、「本公司」</w:delText>
                          </w:r>
                          <w:r w:rsidRPr="22F5F261" w:rsidDel="00CE5961">
                            <w:rPr>
                              <w:rFonts w:ascii="標楷體" w:eastAsia="標楷體" w:hAnsi="標楷體" w:cs="新細明體"/>
                              <w:color w:val="000000"/>
                              <w:kern w:val="0"/>
                            </w:rPr>
                            <w:delText xml:space="preserve">意指 </w:delText>
                          </w:r>
                        </w:del>
                        <w:r w:rsidRPr="22F5F261">
                          <w:rPr>
                            <w:rFonts w:ascii="標楷體" w:eastAsia="標楷體" w:hAnsi="標楷體" w:cs="新細明體"/>
                            <w:color w:val="000000"/>
                            <w:kern w:val="0"/>
                          </w:rPr>
                          <w:t>「</w:t>
                        </w:r>
                        <w:proofErr w:type="spellStart"/>
                        <w:ins w:id="10" w:author="Kai Chang" w:date="2023-04-28T16:07:00Z">
                          <w:r w:rsidR="00CF3463" w:rsidRPr="00CF3463">
                            <w:rPr>
                              <w:rFonts w:ascii="標楷體" w:eastAsia="標楷體" w:hAnsi="標楷體" w:cs="新細明體" w:hint="eastAsia"/>
                              <w:color w:val="FF0000"/>
                            </w:rPr>
                            <w:t>OneAD</w:t>
                          </w:r>
                          <w:proofErr w:type="spellEnd"/>
                          <w:r w:rsidR="00CF3463" w:rsidRPr="00CF3463">
                            <w:rPr>
                              <w:rFonts w:ascii="Cambria" w:eastAsia="標楷體" w:hAnsi="Cambria" w:cs="Cambria"/>
                              <w:color w:val="FF0000"/>
                            </w:rPr>
                            <w:t>®</w:t>
                          </w:r>
                          <w:r w:rsidR="00CF3463" w:rsidRPr="00CF3463">
                            <w:rPr>
                              <w:rFonts w:ascii="標楷體" w:eastAsia="標楷體" w:hAnsi="標楷體" w:cs="新細明體" w:hint="eastAsia"/>
                              <w:color w:val="FF0000"/>
                            </w:rPr>
                            <w:t>廣告服務平台</w:t>
                          </w:r>
                        </w:ins>
                        <w:del w:id="11" w:author="Kai Chang" w:date="2023-04-28T16:07:00Z">
                          <w:r w:rsidR="3E524749" w:rsidRPr="22F5F261" w:rsidDel="00CF3463">
                            <w:rPr>
                              <w:rFonts w:ascii="標楷體" w:eastAsia="標楷體" w:hAnsi="標楷體" w:cs="新細明體"/>
                              <w:color w:val="FF0000"/>
                            </w:rPr>
                            <w:delText xml:space="preserve"> (暫定名稱) </w:delText>
                          </w:r>
                          <w:r w:rsidRPr="22F5F261" w:rsidDel="00CF3463">
                            <w:rPr>
                              <w:rFonts w:ascii="標楷體" w:eastAsia="標楷體" w:hAnsi="標楷體" w:cs="新細明體"/>
                              <w:color w:val="FF0000"/>
                              <w:kern w:val="0"/>
                            </w:rPr>
                            <w:delText>OneAD 廣告聯播網</w:delText>
                          </w:r>
                        </w:del>
                        <w:r w:rsidRPr="22F5F261">
                          <w:rPr>
                            <w:rFonts w:ascii="標楷體" w:eastAsia="標楷體" w:hAnsi="標楷體" w:cs="新細明體"/>
                            <w:color w:val="000000"/>
                            <w:kern w:val="0"/>
                          </w:rPr>
                          <w:t>」</w:t>
                        </w:r>
                        <w:ins w:id="12" w:author="Amber Shen" w:date="2023-04-28T11:10:00Z">
                          <w:r w:rsidR="00CE5961">
                            <w:rPr>
                              <w:rFonts w:ascii="標楷體" w:eastAsia="標楷體" w:hAnsi="標楷體" w:cs="新細明體" w:hint="eastAsia"/>
                              <w:color w:val="000000"/>
                              <w:kern w:val="0"/>
                            </w:rPr>
                            <w:t>提供之服務內容；</w:t>
                          </w:r>
                        </w:ins>
                        <w:ins w:id="13" w:author="Amber Shen" w:date="2023-04-28T11:09:00Z">
                          <w:r w:rsidR="00CE5961" w:rsidRPr="22F5F261">
                            <w:rPr>
                              <w:rFonts w:ascii="標楷體" w:eastAsia="標楷體" w:hAnsi="標楷體" w:cs="新細明體"/>
                              <w:color w:val="000000"/>
                              <w:kern w:val="0"/>
                            </w:rPr>
                            <w:t>「本公司」意指</w:t>
                          </w:r>
                        </w:ins>
                        <w:ins w:id="14" w:author="Amber Shen" w:date="2023-04-28T11:10:00Z">
                          <w:r w:rsidR="00CE5961" w:rsidRPr="22F5F261">
                            <w:rPr>
                              <w:rFonts w:ascii="標楷體" w:eastAsia="標楷體" w:hAnsi="標楷體" w:cs="新細明體"/>
                              <w:color w:val="000000"/>
                              <w:kern w:val="0"/>
                            </w:rPr>
                            <w:t>「果實夥伴股份有限公司」</w:t>
                          </w:r>
                        </w:ins>
                        <w:r w:rsidRPr="22F5F261">
                          <w:rPr>
                            <w:rFonts w:ascii="標楷體" w:eastAsia="標楷體" w:hAnsi="標楷體" w:cs="新細明體"/>
                            <w:color w:val="000000"/>
                            <w:kern w:val="0"/>
                          </w:rPr>
                          <w:t>，「雙方」係指您和</w:t>
                        </w:r>
                        <w:r w:rsidR="004B4D4C" w:rsidRPr="22F5F261">
                          <w:rPr>
                            <w:rFonts w:ascii="標楷體" w:eastAsia="標楷體" w:hAnsi="標楷體" w:cs="新細明體"/>
                            <w:color w:val="000000"/>
                            <w:kern w:val="0"/>
                          </w:rPr>
                          <w:t>「</w:t>
                        </w:r>
                        <w:proofErr w:type="spellStart"/>
                        <w:ins w:id="15" w:author="Kai Chang" w:date="2023-04-28T16:07:00Z">
                          <w:r w:rsidR="00CF3463" w:rsidRPr="00CF3463">
                            <w:rPr>
                              <w:rFonts w:ascii="標楷體" w:eastAsia="標楷體" w:hAnsi="標楷體" w:cs="新細明體" w:hint="eastAsia"/>
                              <w:color w:val="FF0000"/>
                            </w:rPr>
                            <w:t>OneAD</w:t>
                          </w:r>
                          <w:proofErr w:type="spellEnd"/>
                          <w:r w:rsidR="00CF3463" w:rsidRPr="00CF3463">
                            <w:rPr>
                              <w:rFonts w:ascii="Cambria" w:eastAsia="標楷體" w:hAnsi="Cambria" w:cs="Cambria"/>
                              <w:color w:val="FF0000"/>
                            </w:rPr>
                            <w:t>®</w:t>
                          </w:r>
                          <w:r w:rsidR="00CF3463" w:rsidRPr="00CF3463">
                            <w:rPr>
                              <w:rFonts w:ascii="標楷體" w:eastAsia="標楷體" w:hAnsi="標楷體" w:cs="新細明體" w:hint="eastAsia"/>
                              <w:color w:val="FF0000"/>
                            </w:rPr>
                            <w:t>廣告服務平台</w:t>
                          </w:r>
                        </w:ins>
                        <w:del w:id="16" w:author="Kai Chang" w:date="2023-04-28T16:07:00Z">
                          <w:r w:rsidR="4A74E196" w:rsidRPr="22F5F261" w:rsidDel="00CF3463">
                            <w:rPr>
                              <w:rFonts w:ascii="標楷體" w:eastAsia="標楷體" w:hAnsi="標楷體" w:cs="新細明體"/>
                              <w:color w:val="FF0000"/>
                            </w:rPr>
                            <w:delText xml:space="preserve"> (暫定名稱) </w:delText>
                          </w:r>
                          <w:r w:rsidR="004B4D4C" w:rsidRPr="22F5F261" w:rsidDel="00CF3463">
                            <w:rPr>
                              <w:rFonts w:ascii="標楷體" w:eastAsia="標楷體" w:hAnsi="標楷體" w:cs="新細明體"/>
                              <w:color w:val="FF0000"/>
                              <w:kern w:val="0"/>
                            </w:rPr>
                            <w:delText>OneAD 廣告聯播網</w:delText>
                          </w:r>
                        </w:del>
                        <w:r w:rsidR="004B4D4C" w:rsidRPr="22F5F261">
                          <w:rPr>
                            <w:rFonts w:ascii="標楷體" w:eastAsia="標楷體" w:hAnsi="標楷體" w:cs="新細明體"/>
                            <w:color w:val="000000"/>
                            <w:kern w:val="0"/>
                          </w:rPr>
                          <w:t>」</w:t>
                        </w:r>
                        <w:r w:rsidRPr="22F5F261">
                          <w:rPr>
                            <w:rFonts w:ascii="標楷體" w:eastAsia="標楷體" w:hAnsi="標楷體" w:cs="新細明體"/>
                            <w:color w:val="000000"/>
                            <w:kern w:val="0"/>
                          </w:rPr>
                          <w:t>雙方。</w:t>
                        </w:r>
                        <w:r w:rsidRPr="00EB7582">
                          <w:rPr>
                            <w:rFonts w:ascii="標楷體" w:eastAsia="標楷體" w:hAnsi="標楷體" w:cs="新細明體"/>
                            <w:color w:val="000000"/>
                            <w:kern w:val="0"/>
                            <w:szCs w:val="24"/>
                          </w:rPr>
                          <w:br/>
                        </w:r>
                      </w:p>
                      <w:p w14:paraId="7F556EDE" w14:textId="7C58CD61" w:rsidR="000A78DC" w:rsidRPr="00CE1E22" w:rsidRDefault="000A78DC" w:rsidP="00CE1E22">
                        <w:pPr>
                          <w:widowControl/>
                          <w:rPr>
                            <w:rFonts w:ascii="標楷體" w:eastAsia="標楷體" w:hAnsi="標楷體" w:cs="新細明體"/>
                            <w:color w:val="000000"/>
                            <w:kern w:val="0"/>
                            <w:szCs w:val="24"/>
                          </w:rPr>
                        </w:pPr>
                      </w:p>
                    </w:tc>
                  </w:tr>
                </w:tbl>
                <w:p w14:paraId="75F35F3C" w14:textId="77777777" w:rsidR="00CE1E22" w:rsidRPr="00CE1E22" w:rsidRDefault="00CE1E22" w:rsidP="00CE1E22">
                  <w:pPr>
                    <w:widowControl/>
                    <w:rPr>
                      <w:rFonts w:ascii="標楷體" w:eastAsia="標楷體" w:hAnsi="標楷體" w:cs="新細明體"/>
                      <w:kern w:val="0"/>
                      <w:szCs w:val="24"/>
                    </w:rPr>
                  </w:pPr>
                </w:p>
              </w:tc>
            </w:tr>
          </w:tbl>
          <w:p w14:paraId="5E44A233" w14:textId="77777777" w:rsidR="00CE1E22" w:rsidRPr="00CE1E22" w:rsidRDefault="00CE1E22" w:rsidP="00CE1E22">
            <w:pPr>
              <w:widowControl/>
              <w:rPr>
                <w:rFonts w:ascii="標楷體" w:eastAsia="標楷體" w:hAnsi="標楷體" w:cs="新細明體"/>
                <w:color w:val="232528"/>
                <w:kern w:val="0"/>
                <w:szCs w:val="24"/>
              </w:rPr>
            </w:pPr>
          </w:p>
        </w:tc>
      </w:tr>
    </w:tbl>
    <w:p w14:paraId="3A6EB92B" w14:textId="782AEAF4" w:rsidR="005C22CE" w:rsidRPr="005C22CE" w:rsidRDefault="005C22CE" w:rsidP="00513687">
      <w:pPr>
        <w:pStyle w:val="1"/>
        <w:numPr>
          <w:ilvl w:val="0"/>
          <w:numId w:val="16"/>
        </w:numPr>
        <w:spacing w:line="276" w:lineRule="auto"/>
        <w:jc w:val="both"/>
        <w:rPr>
          <w:rFonts w:hint="default"/>
          <w:lang w:val="zh-TW"/>
        </w:rPr>
      </w:pPr>
      <w:r w:rsidRPr="00EB7582">
        <w:rPr>
          <w:rFonts w:ascii="標楷體" w:eastAsia="標楷體" w:hAnsi="標楷體"/>
        </w:rPr>
        <w:t>合作內容:</w:t>
      </w:r>
    </w:p>
    <w:p w14:paraId="44C280E9" w14:textId="3849F947" w:rsidR="005C22CE" w:rsidRPr="005C22CE" w:rsidRDefault="005C22CE" w:rsidP="22F5F261">
      <w:pPr>
        <w:pStyle w:val="1"/>
        <w:numPr>
          <w:ilvl w:val="1"/>
          <w:numId w:val="16"/>
        </w:numPr>
        <w:spacing w:line="276" w:lineRule="auto"/>
        <w:jc w:val="both"/>
        <w:rPr>
          <w:rFonts w:hint="default"/>
          <w:lang w:val="zh-TW"/>
        </w:rPr>
      </w:pPr>
      <w:r w:rsidRPr="005C22CE">
        <w:rPr>
          <w:rFonts w:eastAsia="標楷體"/>
          <w:lang w:val="zh-TW"/>
        </w:rPr>
        <w:t>本公司負責</w:t>
      </w:r>
      <w:r w:rsidR="00E72E05" w:rsidRPr="00CE1E22">
        <w:rPr>
          <w:rFonts w:ascii="標楷體" w:eastAsia="標楷體" w:hAnsi="標楷體" w:cs="新細明體"/>
          <w:kern w:val="0"/>
        </w:rPr>
        <w:t>「</w:t>
      </w:r>
      <w:proofErr w:type="spellStart"/>
      <w:ins w:id="17" w:author="Kai Chang" w:date="2023-04-28T16:07:00Z">
        <w:r w:rsidR="00CF3463" w:rsidRPr="00CF3463">
          <w:rPr>
            <w:rFonts w:ascii="標楷體" w:eastAsia="標楷體" w:hAnsi="標楷體" w:cs="新細明體"/>
            <w:color w:val="FF0000"/>
          </w:rPr>
          <w:t>OneAD</w:t>
        </w:r>
        <w:proofErr w:type="spellEnd"/>
        <w:r w:rsidR="00CF3463" w:rsidRPr="00CF3463">
          <w:rPr>
            <w:rFonts w:ascii="Cambria" w:eastAsia="標楷體" w:hAnsi="Cambria" w:cs="Cambria" w:hint="default"/>
            <w:color w:val="FF0000"/>
          </w:rPr>
          <w:t>®</w:t>
        </w:r>
        <w:r w:rsidR="00CF3463" w:rsidRPr="00CF3463">
          <w:rPr>
            <w:rFonts w:ascii="標楷體" w:eastAsia="標楷體" w:hAnsi="標楷體" w:cs="新細明體"/>
            <w:color w:val="FF0000"/>
          </w:rPr>
          <w:t>廣告服務平台</w:t>
        </w:r>
      </w:ins>
      <w:del w:id="18" w:author="Kai Chang" w:date="2023-04-28T16:07:00Z">
        <w:r w:rsidR="327691FE" w:rsidRPr="22F5F261" w:rsidDel="00CF3463">
          <w:rPr>
            <w:rFonts w:ascii="標楷體" w:eastAsia="標楷體" w:hAnsi="標楷體" w:cs="新細明體"/>
            <w:color w:val="FF0000"/>
          </w:rPr>
          <w:delText xml:space="preserve"> (暫定名稱) </w:delText>
        </w:r>
        <w:r w:rsidR="00E72E05" w:rsidRPr="005C22CE" w:rsidDel="00CF3463">
          <w:rPr>
            <w:rFonts w:ascii="標楷體" w:eastAsia="標楷體" w:hAnsi="標楷體" w:cs="新細明體"/>
            <w:color w:val="FF0000"/>
            <w:kern w:val="0"/>
          </w:rPr>
          <w:delText>OneAD</w:delText>
        </w:r>
        <w:r w:rsidR="00E72E05" w:rsidRPr="00CE1E22" w:rsidDel="00CF3463">
          <w:rPr>
            <w:rFonts w:ascii="標楷體" w:eastAsia="標楷體" w:hAnsi="標楷體" w:cs="新細明體"/>
            <w:color w:val="FF0000"/>
            <w:kern w:val="0"/>
          </w:rPr>
          <w:delText xml:space="preserve"> 廣告聯播</w:delText>
        </w:r>
        <w:r w:rsidR="00E72E05" w:rsidRPr="005C22CE" w:rsidDel="00CF3463">
          <w:rPr>
            <w:rFonts w:ascii="標楷體" w:eastAsia="標楷體" w:hAnsi="標楷體" w:cs="新細明體"/>
            <w:color w:val="FF0000"/>
            <w:kern w:val="0"/>
          </w:rPr>
          <w:delText>網</w:delText>
        </w:r>
      </w:del>
      <w:r w:rsidR="00E72E05" w:rsidRPr="00CE1E22">
        <w:rPr>
          <w:rFonts w:ascii="標楷體" w:eastAsia="標楷體" w:hAnsi="標楷體" w:cs="新細明體"/>
          <w:kern w:val="0"/>
        </w:rPr>
        <w:t>」</w:t>
      </w:r>
      <w:r w:rsidRPr="005C22CE">
        <w:rPr>
          <w:rFonts w:eastAsia="標楷體"/>
          <w:lang w:val="zh-TW"/>
        </w:rPr>
        <w:t>之開發、維護、行銷、技術支援及對廣告主服務之協助。</w:t>
      </w:r>
    </w:p>
    <w:p w14:paraId="74D83FC3" w14:textId="30060890" w:rsidR="005C22CE" w:rsidRPr="005C22CE" w:rsidRDefault="005C22CE" w:rsidP="22F5F261">
      <w:pPr>
        <w:pStyle w:val="1"/>
        <w:numPr>
          <w:ilvl w:val="1"/>
          <w:numId w:val="16"/>
        </w:numPr>
        <w:spacing w:line="276" w:lineRule="auto"/>
        <w:jc w:val="both"/>
        <w:rPr>
          <w:rFonts w:hint="default"/>
          <w:lang w:val="zh-TW"/>
        </w:rPr>
      </w:pPr>
      <w:r w:rsidRPr="005C22CE">
        <w:rPr>
          <w:rFonts w:ascii="標楷體" w:eastAsia="標楷體" w:hAnsi="標楷體"/>
        </w:rPr>
        <w:t>加入本公司</w:t>
      </w:r>
      <w:r w:rsidRPr="00CE1E22">
        <w:rPr>
          <w:rFonts w:ascii="標楷體" w:eastAsia="標楷體" w:hAnsi="標楷體" w:cs="新細明體"/>
          <w:kern w:val="0"/>
        </w:rPr>
        <w:t>「</w:t>
      </w:r>
      <w:proofErr w:type="spellStart"/>
      <w:ins w:id="19" w:author="Kai Chang" w:date="2023-04-28T16:07:00Z">
        <w:r w:rsidR="00CF3463" w:rsidRPr="00CF3463">
          <w:rPr>
            <w:rFonts w:ascii="標楷體" w:eastAsia="標楷體" w:hAnsi="標楷體" w:cs="新細明體"/>
            <w:color w:val="FF0000"/>
          </w:rPr>
          <w:t>OneAD</w:t>
        </w:r>
        <w:proofErr w:type="spellEnd"/>
        <w:r w:rsidR="00CF3463" w:rsidRPr="00CF3463">
          <w:rPr>
            <w:rFonts w:ascii="Cambria" w:eastAsia="標楷體" w:hAnsi="Cambria" w:cs="Cambria" w:hint="default"/>
            <w:color w:val="FF0000"/>
          </w:rPr>
          <w:t>®</w:t>
        </w:r>
        <w:r w:rsidR="00CF3463" w:rsidRPr="00CF3463">
          <w:rPr>
            <w:rFonts w:ascii="標楷體" w:eastAsia="標楷體" w:hAnsi="標楷體" w:cs="新細明體"/>
            <w:color w:val="FF0000"/>
          </w:rPr>
          <w:t>廣告服務平台</w:t>
        </w:r>
      </w:ins>
      <w:del w:id="20" w:author="Kai Chang" w:date="2023-04-28T16:07:00Z">
        <w:r w:rsidR="191CF360" w:rsidRPr="22F5F261" w:rsidDel="00CF3463">
          <w:rPr>
            <w:rFonts w:ascii="標楷體" w:eastAsia="標楷體" w:hAnsi="標楷體" w:cs="新細明體"/>
            <w:color w:val="FF0000"/>
          </w:rPr>
          <w:delText xml:space="preserve"> (暫定名稱) </w:delText>
        </w:r>
        <w:r w:rsidRPr="005C22CE" w:rsidDel="00CF3463">
          <w:rPr>
            <w:rFonts w:ascii="標楷體" w:eastAsia="標楷體" w:hAnsi="標楷體" w:cs="新細明體"/>
            <w:color w:val="FF0000"/>
            <w:kern w:val="0"/>
          </w:rPr>
          <w:delText>OneAD</w:delText>
        </w:r>
        <w:r w:rsidRPr="00CE1E22" w:rsidDel="00CF3463">
          <w:rPr>
            <w:rFonts w:ascii="標楷體" w:eastAsia="標楷體" w:hAnsi="標楷體" w:cs="新細明體"/>
            <w:color w:val="FF0000"/>
            <w:kern w:val="0"/>
          </w:rPr>
          <w:delText xml:space="preserve"> 廣告聯播</w:delText>
        </w:r>
        <w:r w:rsidRPr="005C22CE" w:rsidDel="00CF3463">
          <w:rPr>
            <w:rFonts w:ascii="標楷體" w:eastAsia="標楷體" w:hAnsi="標楷體" w:cs="新細明體"/>
            <w:color w:val="FF0000"/>
            <w:kern w:val="0"/>
          </w:rPr>
          <w:delText>網</w:delText>
        </w:r>
      </w:del>
      <w:r w:rsidRPr="00CE1E22">
        <w:rPr>
          <w:rFonts w:ascii="標楷體" w:eastAsia="標楷體" w:hAnsi="標楷體" w:cs="新細明體"/>
          <w:kern w:val="0"/>
        </w:rPr>
        <w:t>」</w:t>
      </w:r>
      <w:r w:rsidRPr="005C22CE">
        <w:rPr>
          <w:rFonts w:ascii="標楷體" w:eastAsia="標楷體" w:hAnsi="標楷體" w:cs="新細明體"/>
          <w:kern w:val="0"/>
        </w:rPr>
        <w:t>後，您可</w:t>
      </w:r>
      <w:r w:rsidRPr="005C22CE">
        <w:rPr>
          <w:rFonts w:ascii="標楷體" w:eastAsia="標楷體" w:hAnsi="標楷體"/>
        </w:rPr>
        <w:t>將廣告版位置放於</w:t>
      </w:r>
      <w:r w:rsidR="5B8E1563" w:rsidRPr="005C22CE">
        <w:rPr>
          <w:rFonts w:ascii="標楷體" w:eastAsia="標楷體" w:hAnsi="標楷體"/>
        </w:rPr>
        <w:t>您</w:t>
      </w:r>
      <w:r w:rsidRPr="005C22CE">
        <w:rPr>
          <w:rFonts w:ascii="標楷體" w:eastAsia="標楷體" w:hAnsi="標楷體"/>
        </w:rPr>
        <w:t>申請</w:t>
      </w:r>
      <w:r w:rsidR="7036DCE0" w:rsidRPr="005C22CE">
        <w:rPr>
          <w:rFonts w:ascii="標楷體" w:eastAsia="標楷體" w:hAnsi="標楷體"/>
        </w:rPr>
        <w:t>之</w:t>
      </w:r>
      <w:r w:rsidRPr="005C22CE">
        <w:rPr>
          <w:rFonts w:ascii="標楷體" w:eastAsia="標楷體" w:hAnsi="標楷體"/>
        </w:rPr>
        <w:t>網站</w:t>
      </w:r>
      <w:r w:rsidR="4C0AB2FE" w:rsidRPr="005C22CE">
        <w:rPr>
          <w:rFonts w:ascii="標楷體" w:eastAsia="標楷體" w:hAnsi="標楷體"/>
        </w:rPr>
        <w:t>頁面</w:t>
      </w:r>
      <w:r w:rsidRPr="005C22CE">
        <w:rPr>
          <w:rFonts w:ascii="標楷體" w:eastAsia="標楷體" w:hAnsi="標楷體"/>
        </w:rPr>
        <w:t>當中。當</w:t>
      </w:r>
      <w:proofErr w:type="spellStart"/>
      <w:r w:rsidR="244AA6C0" w:rsidRPr="005C22CE">
        <w:rPr>
          <w:rFonts w:ascii="標楷體" w:eastAsia="標楷體" w:hAnsi="標楷體"/>
        </w:rPr>
        <w:t>OneAD</w:t>
      </w:r>
      <w:proofErr w:type="spellEnd"/>
      <w:r w:rsidR="244AA6C0" w:rsidRPr="005C22CE">
        <w:rPr>
          <w:rFonts w:ascii="標楷體" w:eastAsia="標楷體" w:hAnsi="標楷體"/>
        </w:rPr>
        <w:t>的廣告主的</w:t>
      </w:r>
      <w:r w:rsidRPr="005C22CE">
        <w:rPr>
          <w:rFonts w:eastAsia="標楷體"/>
          <w:lang w:val="zh-TW"/>
        </w:rPr>
        <w:t>廣告，投放至您的網站時，您</w:t>
      </w:r>
      <w:r w:rsidRPr="005C22CE">
        <w:rPr>
          <w:rFonts w:ascii="標楷體" w:eastAsia="標楷體" w:hAnsi="標楷體"/>
        </w:rPr>
        <w:t>將可依照廣告分潤規則，獲得廣告</w:t>
      </w:r>
      <w:r w:rsidR="79856D2D" w:rsidRPr="005C22CE">
        <w:rPr>
          <w:rFonts w:ascii="標楷體" w:eastAsia="標楷體" w:hAnsi="標楷體"/>
        </w:rPr>
        <w:t>收益</w:t>
      </w:r>
      <w:r w:rsidRPr="005C22CE">
        <w:rPr>
          <w:rFonts w:ascii="標楷體" w:eastAsia="標楷體" w:hAnsi="標楷體"/>
        </w:rPr>
        <w:t>。廣告分潤</w:t>
      </w:r>
      <w:r w:rsidR="0AAF9830" w:rsidRPr="005C22CE">
        <w:rPr>
          <w:rFonts w:ascii="標楷體" w:eastAsia="標楷體" w:hAnsi="標楷體"/>
        </w:rPr>
        <w:t>計價方式，根據不同廣告格式，有不同計費方式，</w:t>
      </w:r>
      <w:r w:rsidRPr="005C22CE">
        <w:rPr>
          <w:rFonts w:ascii="標楷體" w:eastAsia="標楷體" w:hAnsi="標楷體"/>
        </w:rPr>
        <w:t>規則將以本平台公布為準。</w:t>
      </w:r>
    </w:p>
    <w:p w14:paraId="1084E242" w14:textId="77777777" w:rsidR="005C22CE" w:rsidRPr="005C22CE" w:rsidRDefault="005C22CE" w:rsidP="005C22CE">
      <w:pPr>
        <w:pStyle w:val="1"/>
        <w:spacing w:line="276" w:lineRule="auto"/>
        <w:jc w:val="both"/>
        <w:rPr>
          <w:rFonts w:hint="default"/>
          <w:lang w:val="zh-TW"/>
        </w:rPr>
      </w:pPr>
    </w:p>
    <w:p w14:paraId="0B0F91F7" w14:textId="5941639B" w:rsidR="00486B9F" w:rsidRPr="00486B9F" w:rsidRDefault="00CE1E22" w:rsidP="00486B9F">
      <w:pPr>
        <w:pStyle w:val="1"/>
        <w:numPr>
          <w:ilvl w:val="0"/>
          <w:numId w:val="16"/>
        </w:numPr>
        <w:spacing w:line="276" w:lineRule="auto"/>
        <w:jc w:val="both"/>
        <w:rPr>
          <w:rFonts w:hint="default"/>
          <w:lang w:val="zh-TW"/>
        </w:rPr>
      </w:pPr>
      <w:r w:rsidRPr="005C22CE">
        <w:rPr>
          <w:rFonts w:ascii="標楷體" w:eastAsia="標楷體" w:hAnsi="標楷體"/>
        </w:rPr>
        <w:t>申請人條件限制</w:t>
      </w:r>
      <w:r w:rsidR="000A78DC" w:rsidRPr="005C22CE">
        <w:rPr>
          <w:rFonts w:ascii="標楷體" w:eastAsia="標楷體" w:hAnsi="標楷體"/>
        </w:rPr>
        <w:t>:</w:t>
      </w:r>
      <w:r w:rsidR="00486B9F">
        <w:rPr>
          <w:rFonts w:ascii="標楷體" w:eastAsia="標楷體" w:hAnsi="標楷體" w:hint="default"/>
        </w:rPr>
        <w:br/>
      </w:r>
      <w:r w:rsidR="00FD1FCA" w:rsidRPr="005C22CE">
        <w:rPr>
          <w:rFonts w:ascii="標楷體" w:eastAsia="標楷體" w:hAnsi="標楷體"/>
        </w:rPr>
        <w:t>您應為</w:t>
      </w:r>
      <w:ins w:id="21" w:author="Amber Shen" w:date="2023-04-28T11:13:00Z">
        <w:r w:rsidR="00CE5961">
          <w:rPr>
            <w:rFonts w:ascii="標楷體" w:eastAsia="標楷體" w:hAnsi="標楷體"/>
          </w:rPr>
          <w:t>屆滿</w:t>
        </w:r>
      </w:ins>
      <w:del w:id="22" w:author="Amber Shen" w:date="2023-04-28T11:13:00Z">
        <w:r w:rsidR="00FD1FCA" w:rsidRPr="005C22CE" w:rsidDel="00CE5961">
          <w:rPr>
            <w:rFonts w:ascii="標楷體" w:eastAsia="標楷體" w:hAnsi="標楷體"/>
          </w:rPr>
          <w:delText>符合</w:delText>
        </w:r>
      </w:del>
      <w:ins w:id="23" w:author="Amber Shen" w:date="2023-04-28T11:11:00Z">
        <w:r w:rsidR="00CE5961">
          <w:rPr>
            <w:rFonts w:ascii="標楷體" w:eastAsia="標楷體" w:hAnsi="標楷體"/>
          </w:rPr>
          <w:t>民法成年年</w:t>
        </w:r>
      </w:ins>
      <w:ins w:id="24" w:author="Amber Shen" w:date="2023-04-28T11:13:00Z">
        <w:r w:rsidR="00CE5961">
          <w:rPr>
            <w:rFonts w:ascii="標楷體" w:eastAsia="標楷體" w:hAnsi="標楷體"/>
          </w:rPr>
          <w:t>齡</w:t>
        </w:r>
      </w:ins>
      <w:del w:id="25" w:author="Amber Shen" w:date="2023-04-28T11:11:00Z">
        <w:r w:rsidR="00FD1FCA" w:rsidRPr="005C22CE" w:rsidDel="00CE5961">
          <w:rPr>
            <w:rFonts w:ascii="標楷體" w:eastAsia="標楷體" w:hAnsi="標楷體"/>
          </w:rPr>
          <w:delText>年滿20歲</w:delText>
        </w:r>
      </w:del>
      <w:r w:rsidR="00FD1FCA" w:rsidRPr="005C22CE">
        <w:rPr>
          <w:rFonts w:ascii="標楷體" w:eastAsia="標楷體" w:hAnsi="標楷體"/>
        </w:rPr>
        <w:t>之「自然人」或符合中華民國公司法設立</w:t>
      </w:r>
      <w:ins w:id="26" w:author="Amber Shen" w:date="2023-04-28T11:12:00Z">
        <w:r w:rsidR="00CE5961">
          <w:rPr>
            <w:rFonts w:ascii="標楷體" w:eastAsia="標楷體" w:hAnsi="標楷體"/>
          </w:rPr>
          <w:t>之</w:t>
        </w:r>
      </w:ins>
      <w:del w:id="27" w:author="Amber Shen" w:date="2023-04-28T11:12:00Z">
        <w:r w:rsidR="00FD1FCA" w:rsidRPr="005C22CE" w:rsidDel="00CE5961">
          <w:rPr>
            <w:rFonts w:ascii="標楷體" w:eastAsia="標楷體" w:hAnsi="標楷體"/>
          </w:rPr>
          <w:delText>的</w:delText>
        </w:r>
      </w:del>
      <w:r w:rsidR="00FD1FCA" w:rsidRPr="005C22CE">
        <w:rPr>
          <w:rFonts w:ascii="標楷體" w:eastAsia="標楷體" w:hAnsi="標楷體"/>
        </w:rPr>
        <w:t>「公司</w:t>
      </w:r>
      <w:del w:id="28" w:author="Amber Shen" w:date="2023-04-28T11:12:00Z">
        <w:r w:rsidR="00FD1FCA" w:rsidRPr="005C22CE" w:rsidDel="00CE5961">
          <w:rPr>
            <w:rFonts w:ascii="標楷體" w:eastAsia="標楷體" w:hAnsi="標楷體"/>
          </w:rPr>
          <w:delText>法人</w:delText>
        </w:r>
      </w:del>
      <w:r w:rsidR="00FD1FCA" w:rsidRPr="005C22CE">
        <w:rPr>
          <w:rFonts w:ascii="標楷體" w:eastAsia="標楷體" w:hAnsi="標楷體"/>
        </w:rPr>
        <w:t>」</w:t>
      </w:r>
      <w:ins w:id="29" w:author="Amber Shen" w:date="2023-04-28T11:12:00Z">
        <w:r w:rsidR="00CE5961">
          <w:rPr>
            <w:rFonts w:ascii="標楷體" w:eastAsia="標楷體" w:hAnsi="標楷體"/>
          </w:rPr>
          <w:t>。</w:t>
        </w:r>
      </w:ins>
      <w:r w:rsidR="00EB7582" w:rsidRPr="005C22CE">
        <w:rPr>
          <w:rFonts w:ascii="標楷體" w:eastAsia="標楷體" w:hAnsi="標楷體"/>
        </w:rPr>
        <w:br/>
      </w:r>
    </w:p>
    <w:p w14:paraId="6401E2A7" w14:textId="77777777" w:rsidR="00486B9F" w:rsidRPr="00486B9F" w:rsidRDefault="006422DC" w:rsidP="00486B9F">
      <w:pPr>
        <w:pStyle w:val="1"/>
        <w:numPr>
          <w:ilvl w:val="0"/>
          <w:numId w:val="16"/>
        </w:numPr>
        <w:spacing w:line="276" w:lineRule="auto"/>
        <w:jc w:val="both"/>
        <w:rPr>
          <w:rFonts w:hint="default"/>
          <w:lang w:val="zh-TW"/>
        </w:rPr>
      </w:pPr>
      <w:r w:rsidRPr="00486B9F">
        <w:rPr>
          <w:rFonts w:ascii="標楷體" w:eastAsia="標楷體" w:hAnsi="標楷體"/>
        </w:rPr>
        <w:t>廣告規範:</w:t>
      </w:r>
    </w:p>
    <w:p w14:paraId="69AB7614" w14:textId="33CBE509" w:rsidR="00486B9F" w:rsidRPr="00866427" w:rsidRDefault="006422DC" w:rsidP="00866427">
      <w:pPr>
        <w:pStyle w:val="1"/>
        <w:numPr>
          <w:ilvl w:val="1"/>
          <w:numId w:val="16"/>
        </w:numPr>
        <w:spacing w:line="276" w:lineRule="auto"/>
        <w:jc w:val="both"/>
        <w:rPr>
          <w:rFonts w:hint="default"/>
          <w:lang w:val="zh-TW"/>
        </w:rPr>
      </w:pPr>
      <w:r w:rsidRPr="00486B9F">
        <w:rPr>
          <w:rFonts w:ascii="標楷體" w:eastAsia="標楷體" w:hAnsi="標楷體"/>
        </w:rPr>
        <w:t>無效點擊:</w:t>
      </w:r>
      <w:r w:rsidRPr="00486B9F">
        <w:rPr>
          <w:rFonts w:ascii="標楷體" w:eastAsia="標楷體" w:hAnsi="標楷體"/>
        </w:rPr>
        <w:br/>
        <w:t>禁止利用任何方法，包括但不限於重複手動點擊、自動化程式、使用漫遊器、或從您的 IP 位址或您所控制的電腦產生的任何點擊、展示、查詢、或透過其他故意之不當行為所產生的瀏覽或點擊。</w:t>
      </w:r>
    </w:p>
    <w:p w14:paraId="259C2A49" w14:textId="3105E2F9" w:rsidR="006422DC" w:rsidRPr="00486B9F" w:rsidRDefault="006422DC" w:rsidP="00486B9F">
      <w:pPr>
        <w:pStyle w:val="1"/>
        <w:numPr>
          <w:ilvl w:val="1"/>
          <w:numId w:val="16"/>
        </w:numPr>
        <w:spacing w:line="276" w:lineRule="auto"/>
        <w:jc w:val="both"/>
        <w:rPr>
          <w:rFonts w:hint="default"/>
          <w:lang w:val="zh-TW"/>
        </w:rPr>
      </w:pPr>
      <w:r w:rsidRPr="00486B9F">
        <w:rPr>
          <w:rFonts w:ascii="標楷體" w:eastAsia="標楷體" w:hAnsi="標楷體"/>
        </w:rPr>
        <w:t>廣告置入</w:t>
      </w:r>
      <w:r w:rsidR="000879F0">
        <w:rPr>
          <w:rFonts w:ascii="標楷體" w:eastAsia="標楷體" w:hAnsi="標楷體"/>
        </w:rPr>
        <w:t>規範</w:t>
      </w:r>
      <w:r w:rsidRPr="00486B9F">
        <w:rPr>
          <w:rFonts w:ascii="標楷體" w:eastAsia="標楷體" w:hAnsi="標楷體"/>
        </w:rPr>
        <w:t>:</w:t>
      </w:r>
    </w:p>
    <w:p w14:paraId="2BA6A1F0" w14:textId="77777777" w:rsidR="00CE5961" w:rsidRDefault="006422DC" w:rsidP="22F5F261">
      <w:pPr>
        <w:pStyle w:val="a3"/>
        <w:numPr>
          <w:ilvl w:val="3"/>
          <w:numId w:val="10"/>
        </w:numPr>
        <w:ind w:leftChars="0" w:left="1440"/>
        <w:rPr>
          <w:ins w:id="30" w:author="Amber Shen" w:date="2023-04-28T11:15:00Z"/>
          <w:rFonts w:ascii="標楷體" w:eastAsia="標楷體" w:hAnsi="標楷體"/>
        </w:rPr>
      </w:pPr>
      <w:r w:rsidRPr="22F5F261">
        <w:rPr>
          <w:rFonts w:ascii="標楷體" w:eastAsia="標楷體" w:hAnsi="標楷體"/>
        </w:rPr>
        <w:t>不得將廣告程式碼置放於非審核</w:t>
      </w:r>
      <w:r w:rsidR="5209B116" w:rsidRPr="22F5F261">
        <w:rPr>
          <w:rFonts w:ascii="標楷體" w:eastAsia="標楷體" w:hAnsi="標楷體"/>
        </w:rPr>
        <w:t>通過之</w:t>
      </w:r>
      <w:r w:rsidRPr="22F5F261">
        <w:rPr>
          <w:rFonts w:ascii="標楷體" w:eastAsia="標楷體" w:hAnsi="標楷體"/>
        </w:rPr>
        <w:t>網站</w:t>
      </w:r>
      <w:ins w:id="31" w:author="Amber Shen" w:date="2023-04-28T11:15:00Z">
        <w:r w:rsidR="00CE5961">
          <w:rPr>
            <w:rFonts w:ascii="標楷體" w:eastAsia="標楷體" w:hAnsi="標楷體" w:hint="eastAsia"/>
          </w:rPr>
          <w:t>。</w:t>
        </w:r>
      </w:ins>
    </w:p>
    <w:p w14:paraId="730EFC52" w14:textId="68B281F4" w:rsidR="006422DC" w:rsidRDefault="00CE5961" w:rsidP="22F5F261">
      <w:pPr>
        <w:pStyle w:val="a3"/>
        <w:numPr>
          <w:ilvl w:val="3"/>
          <w:numId w:val="10"/>
        </w:numPr>
        <w:ind w:leftChars="0" w:left="1440"/>
        <w:rPr>
          <w:rFonts w:ascii="標楷體" w:eastAsia="標楷體" w:hAnsi="標楷體"/>
        </w:rPr>
      </w:pPr>
      <w:ins w:id="32" w:author="Amber Shen" w:date="2023-04-28T11:15:00Z">
        <w:r>
          <w:rPr>
            <w:rFonts w:ascii="標楷體" w:eastAsia="標楷體" w:hAnsi="標楷體" w:hint="eastAsia"/>
          </w:rPr>
          <w:t>不得含有</w:t>
        </w:r>
      </w:ins>
      <w:del w:id="33" w:author="Amber Shen" w:date="2023-04-28T11:15:00Z">
        <w:r w:rsidR="74E1774D" w:rsidRPr="22F5F261" w:rsidDel="00CE5961">
          <w:rPr>
            <w:rFonts w:ascii="標楷體" w:eastAsia="標楷體" w:hAnsi="標楷體"/>
          </w:rPr>
          <w:delText>，</w:delText>
        </w:r>
        <w:r w:rsidR="006422DC" w:rsidRPr="22F5F261" w:rsidDel="00CE5961">
          <w:rPr>
            <w:rFonts w:ascii="標楷體" w:eastAsia="標楷體" w:hAnsi="標楷體"/>
          </w:rPr>
          <w:delText>或</w:delText>
        </w:r>
      </w:del>
      <w:ins w:id="34" w:author="Amber Shen" w:date="2023-04-28T11:14:00Z">
        <w:r>
          <w:rPr>
            <w:rFonts w:ascii="標楷體" w:eastAsia="標楷體" w:hAnsi="標楷體" w:hint="eastAsia"/>
          </w:rPr>
          <w:t>違反法令、侵害他人權利之虞、</w:t>
        </w:r>
      </w:ins>
      <w:r w:rsidR="006422DC" w:rsidRPr="22F5F261">
        <w:rPr>
          <w:rFonts w:ascii="標楷體" w:eastAsia="標楷體" w:hAnsi="標楷體"/>
        </w:rPr>
        <w:t>違反善良風俗、</w:t>
      </w:r>
      <w:ins w:id="35" w:author="Amber Shen" w:date="2023-04-28T11:14:00Z">
        <w:r>
          <w:rPr>
            <w:rFonts w:ascii="標楷體" w:eastAsia="標楷體" w:hAnsi="標楷體" w:hint="eastAsia"/>
          </w:rPr>
          <w:t>涉及</w:t>
        </w:r>
      </w:ins>
      <w:r w:rsidR="006422DC" w:rsidRPr="22F5F261">
        <w:rPr>
          <w:rFonts w:ascii="標楷體" w:eastAsia="標楷體" w:hAnsi="標楷體"/>
        </w:rPr>
        <w:t>詐騙、暴力</w:t>
      </w:r>
      <w:ins w:id="36" w:author="Amber Shen" w:date="2023-04-28T11:15:00Z">
        <w:r>
          <w:rPr>
            <w:rFonts w:ascii="標楷體" w:eastAsia="標楷體" w:hAnsi="標楷體" w:hint="eastAsia"/>
          </w:rPr>
          <w:t>或任何</w:t>
        </w:r>
      </w:ins>
      <w:r w:rsidR="00D2392B" w:rsidRPr="22F5F261">
        <w:rPr>
          <w:rFonts w:ascii="標楷體" w:eastAsia="標楷體" w:hAnsi="標楷體"/>
        </w:rPr>
        <w:t>犯罪</w:t>
      </w:r>
      <w:ins w:id="37" w:author="Amber Shen" w:date="2023-04-28T11:15:00Z">
        <w:r>
          <w:rPr>
            <w:rFonts w:ascii="標楷體" w:eastAsia="標楷體" w:hAnsi="標楷體" w:hint="eastAsia"/>
          </w:rPr>
          <w:t>等</w:t>
        </w:r>
      </w:ins>
      <w:del w:id="38" w:author="Amber Shen" w:date="2023-04-28T11:15:00Z">
        <w:r w:rsidR="00D2392B" w:rsidRPr="22F5F261" w:rsidDel="00CE5961">
          <w:rPr>
            <w:rFonts w:ascii="標楷體" w:eastAsia="標楷體" w:hAnsi="標楷體"/>
          </w:rPr>
          <w:delText>等</w:delText>
        </w:r>
      </w:del>
      <w:ins w:id="39" w:author="Amber Shen" w:date="2023-04-28T11:15:00Z">
        <w:r>
          <w:rPr>
            <w:rFonts w:ascii="標楷體" w:eastAsia="標楷體" w:hAnsi="標楷體" w:hint="eastAsia"/>
          </w:rPr>
          <w:t>不法或</w:t>
        </w:r>
      </w:ins>
      <w:ins w:id="40" w:author="Amber Shen" w:date="2023-04-28T11:14:00Z">
        <w:r>
          <w:rPr>
            <w:rFonts w:ascii="標楷體" w:eastAsia="標楷體" w:hAnsi="標楷體" w:hint="eastAsia"/>
          </w:rPr>
          <w:t>不當</w:t>
        </w:r>
      </w:ins>
      <w:r w:rsidR="006422DC" w:rsidRPr="22F5F261">
        <w:rPr>
          <w:rFonts w:ascii="標楷體" w:eastAsia="標楷體" w:hAnsi="標楷體"/>
        </w:rPr>
        <w:t>內容</w:t>
      </w:r>
      <w:ins w:id="41" w:author="Amber Shen" w:date="2023-04-28T11:13:00Z">
        <w:r>
          <w:rPr>
            <w:rFonts w:ascii="標楷體" w:eastAsia="標楷體" w:hAnsi="標楷體" w:hint="eastAsia"/>
          </w:rPr>
          <w:t>。</w:t>
        </w:r>
      </w:ins>
      <w:del w:id="42" w:author="Amber Shen" w:date="2023-04-28T11:13:00Z">
        <w:r w:rsidR="006422DC" w:rsidRPr="22F5F261" w:rsidDel="00CE5961">
          <w:rPr>
            <w:rFonts w:ascii="標楷體" w:eastAsia="標楷體" w:hAnsi="標楷體"/>
          </w:rPr>
          <w:delText>當中</w:delText>
        </w:r>
      </w:del>
    </w:p>
    <w:p w14:paraId="1635F767" w14:textId="2F60E58A" w:rsidR="00866427" w:rsidRDefault="00866427" w:rsidP="007C3B4A">
      <w:pPr>
        <w:pStyle w:val="a3"/>
        <w:numPr>
          <w:ilvl w:val="3"/>
          <w:numId w:val="10"/>
        </w:numPr>
        <w:ind w:leftChars="400" w:left="1440"/>
        <w:rPr>
          <w:rFonts w:ascii="標楷體" w:eastAsia="標楷體" w:hAnsi="標楷體"/>
          <w:szCs w:val="24"/>
        </w:rPr>
      </w:pPr>
      <w:r w:rsidRPr="00486B9F">
        <w:rPr>
          <w:rFonts w:ascii="標楷體" w:eastAsia="標楷體" w:hAnsi="標楷體" w:hint="eastAsia"/>
          <w:szCs w:val="24"/>
        </w:rPr>
        <w:t>不得擅自修改廣告樣式(例:遮住本公司LOGO、未完整呈現廣告、</w:t>
      </w:r>
      <w:r w:rsidRPr="00486B9F">
        <w:rPr>
          <w:rFonts w:ascii="標楷體" w:eastAsia="標楷體" w:hAnsi="標楷體" w:hint="eastAsia"/>
          <w:szCs w:val="24"/>
        </w:rPr>
        <w:lastRenderedPageBreak/>
        <w:t>增加關閉按鈕或任何各種擅自修改廣告樣式的行為)。</w:t>
      </w:r>
    </w:p>
    <w:p w14:paraId="20F2D2C6" w14:textId="77777777" w:rsidR="006422DC" w:rsidRDefault="006422DC" w:rsidP="007C3B4A">
      <w:pPr>
        <w:pStyle w:val="a3"/>
        <w:numPr>
          <w:ilvl w:val="3"/>
          <w:numId w:val="10"/>
        </w:numPr>
        <w:ind w:leftChars="400" w:left="1440"/>
        <w:rPr>
          <w:rFonts w:ascii="標楷體" w:eastAsia="標楷體" w:hAnsi="標楷體"/>
          <w:szCs w:val="24"/>
        </w:rPr>
      </w:pPr>
      <w:r w:rsidRPr="00637735">
        <w:rPr>
          <w:rFonts w:ascii="標楷體" w:eastAsia="標楷體" w:hAnsi="標楷體" w:hint="eastAsia"/>
          <w:szCs w:val="24"/>
        </w:rPr>
        <w:t>不得將廣告置入於空白網頁中或彈出式視窗。</w:t>
      </w:r>
    </w:p>
    <w:p w14:paraId="2CBCDEBB" w14:textId="77777777" w:rsidR="00D2392B" w:rsidRDefault="006422DC" w:rsidP="00D2392B">
      <w:pPr>
        <w:pStyle w:val="a3"/>
        <w:numPr>
          <w:ilvl w:val="3"/>
          <w:numId w:val="10"/>
        </w:numPr>
        <w:ind w:leftChars="400" w:left="1440"/>
        <w:rPr>
          <w:rFonts w:ascii="標楷體" w:eastAsia="標楷體" w:hAnsi="標楷體"/>
          <w:szCs w:val="24"/>
        </w:rPr>
      </w:pPr>
      <w:r w:rsidRPr="00637735">
        <w:rPr>
          <w:rFonts w:ascii="標楷體" w:eastAsia="標楷體" w:hAnsi="標楷體" w:hint="eastAsia"/>
          <w:szCs w:val="24"/>
        </w:rPr>
        <w:t>同一個頁面不得置入超過三</w:t>
      </w:r>
      <w:r>
        <w:rPr>
          <w:rFonts w:ascii="標楷體" w:eastAsia="標楷體" w:hAnsi="標楷體" w:hint="eastAsia"/>
          <w:szCs w:val="24"/>
        </w:rPr>
        <w:t>組</w:t>
      </w:r>
      <w:r w:rsidRPr="00637735">
        <w:rPr>
          <w:rFonts w:ascii="標楷體" w:eastAsia="標楷體" w:hAnsi="標楷體" w:hint="eastAsia"/>
          <w:szCs w:val="24"/>
        </w:rPr>
        <w:t>以上的廣告</w:t>
      </w:r>
      <w:r>
        <w:rPr>
          <w:rFonts w:ascii="標楷體" w:eastAsia="標楷體" w:hAnsi="標楷體" w:hint="eastAsia"/>
          <w:szCs w:val="24"/>
        </w:rPr>
        <w:t>程式碼</w:t>
      </w:r>
      <w:r w:rsidRPr="00637735">
        <w:rPr>
          <w:rFonts w:ascii="標楷體" w:eastAsia="標楷體" w:hAnsi="標楷體" w:hint="eastAsia"/>
          <w:szCs w:val="24"/>
        </w:rPr>
        <w:t>。</w:t>
      </w:r>
    </w:p>
    <w:p w14:paraId="1F8F7B9D" w14:textId="77777777" w:rsidR="00513687" w:rsidRDefault="006422DC" w:rsidP="00B679E8">
      <w:pPr>
        <w:pStyle w:val="a3"/>
        <w:numPr>
          <w:ilvl w:val="3"/>
          <w:numId w:val="10"/>
        </w:numPr>
        <w:ind w:leftChars="400" w:left="1440"/>
        <w:rPr>
          <w:ins w:id="43" w:author="Amber Shen" w:date="2023-04-28T11:25:00Z"/>
          <w:rFonts w:ascii="標楷體" w:eastAsia="標楷體" w:hAnsi="標楷體"/>
          <w:szCs w:val="24"/>
        </w:rPr>
      </w:pPr>
      <w:r w:rsidRPr="00D2392B">
        <w:rPr>
          <w:rFonts w:ascii="標楷體" w:eastAsia="標楷體" w:hAnsi="標楷體" w:hint="eastAsia"/>
          <w:szCs w:val="24"/>
        </w:rPr>
        <w:t>您若有違反以上規範之情事，本公司保留隨時中止本契約與暫停付款之權利。</w:t>
      </w:r>
    </w:p>
    <w:p w14:paraId="619378E2" w14:textId="62720654" w:rsidR="00BA6045" w:rsidRDefault="00BA6045" w:rsidP="00B679E8">
      <w:pPr>
        <w:pStyle w:val="a3"/>
        <w:numPr>
          <w:ilvl w:val="3"/>
          <w:numId w:val="10"/>
        </w:numPr>
        <w:ind w:leftChars="400" w:left="1440"/>
        <w:rPr>
          <w:rFonts w:ascii="標楷體" w:eastAsia="標楷體" w:hAnsi="標楷體"/>
          <w:szCs w:val="24"/>
        </w:rPr>
      </w:pPr>
      <w:ins w:id="44" w:author="Amber Shen" w:date="2023-04-28T11:25:00Z">
        <w:r>
          <w:rPr>
            <w:rFonts w:ascii="標楷體" w:eastAsia="標楷體" w:hAnsi="標楷體" w:hint="eastAsia"/>
            <w:szCs w:val="24"/>
          </w:rPr>
          <w:t>另本公司保留</w:t>
        </w:r>
      </w:ins>
      <w:ins w:id="45" w:author="Amber Shen" w:date="2023-04-28T11:26:00Z">
        <w:r>
          <w:rPr>
            <w:rFonts w:ascii="標楷體" w:eastAsia="標楷體" w:hAnsi="標楷體" w:hint="eastAsia"/>
            <w:szCs w:val="24"/>
          </w:rPr>
          <w:t>審核廣告置入與否之最終權限。</w:t>
        </w:r>
      </w:ins>
    </w:p>
    <w:p w14:paraId="7FC492CF" w14:textId="1E592C2B" w:rsidR="00513687" w:rsidRDefault="00CE1E22" w:rsidP="244EB3A6">
      <w:pPr>
        <w:pStyle w:val="a3"/>
        <w:numPr>
          <w:ilvl w:val="0"/>
          <w:numId w:val="16"/>
        </w:numPr>
        <w:ind w:leftChars="0"/>
        <w:rPr>
          <w:rFonts w:ascii="標楷體" w:eastAsia="標楷體" w:hAnsi="標楷體"/>
        </w:rPr>
      </w:pPr>
      <w:r w:rsidRPr="22F5F261">
        <w:rPr>
          <w:rFonts w:ascii="標楷體" w:eastAsia="標楷體" w:hAnsi="標楷體"/>
        </w:rPr>
        <w:t>付款</w:t>
      </w:r>
      <w:r w:rsidR="004B4D4C" w:rsidRPr="22F5F261">
        <w:rPr>
          <w:rFonts w:ascii="標楷體" w:eastAsia="標楷體" w:hAnsi="標楷體"/>
        </w:rPr>
        <w:t>:</w:t>
      </w:r>
      <w:r>
        <w:br/>
      </w:r>
      <w:r w:rsidR="6EFBAEE5" w:rsidRPr="22F5F261">
        <w:rPr>
          <w:rFonts w:ascii="標楷體" w:eastAsia="標楷體" w:hAnsi="標楷體"/>
        </w:rPr>
        <w:t xml:space="preserve"> </w:t>
      </w:r>
      <w:r w:rsidR="14E8E6E3" w:rsidRPr="22F5F261">
        <w:rPr>
          <w:rFonts w:ascii="標楷體" w:eastAsia="標楷體" w:hAnsi="標楷體"/>
        </w:rPr>
        <w:t>1.</w:t>
      </w:r>
      <w:r w:rsidR="6676A6DF" w:rsidRPr="22F5F261">
        <w:rPr>
          <w:rFonts w:ascii="標楷體" w:eastAsia="標楷體" w:hAnsi="標楷體"/>
        </w:rPr>
        <w:t xml:space="preserve"> </w:t>
      </w:r>
      <w:r w:rsidR="009003E7" w:rsidRPr="22F5F261">
        <w:rPr>
          <w:rFonts w:ascii="標楷體" w:eastAsia="標楷體" w:hAnsi="標楷體"/>
        </w:rPr>
        <w:t>您</w:t>
      </w:r>
      <w:r w:rsidR="6B64DDAB" w:rsidRPr="22F5F261">
        <w:rPr>
          <w:rFonts w:ascii="標楷體" w:eastAsia="標楷體" w:hAnsi="標楷體"/>
        </w:rPr>
        <w:t>註冊之服務帳號，</w:t>
      </w:r>
      <w:r w:rsidR="00EA145C" w:rsidRPr="22F5F261">
        <w:rPr>
          <w:rFonts w:ascii="標楷體" w:eastAsia="標楷體" w:hAnsi="標楷體"/>
        </w:rPr>
        <w:t>累積</w:t>
      </w:r>
      <w:r w:rsidR="00C650E0" w:rsidRPr="22F5F261">
        <w:rPr>
          <w:rFonts w:ascii="標楷體" w:eastAsia="標楷體" w:hAnsi="標楷體"/>
        </w:rPr>
        <w:t>未請款</w:t>
      </w:r>
      <w:r w:rsidR="00F96B9C" w:rsidRPr="22F5F261">
        <w:rPr>
          <w:rFonts w:ascii="標楷體" w:eastAsia="標楷體" w:hAnsi="標楷體"/>
        </w:rPr>
        <w:t>廣告</w:t>
      </w:r>
      <w:r w:rsidR="668F3EEE" w:rsidRPr="22F5F261">
        <w:rPr>
          <w:rFonts w:ascii="標楷體" w:eastAsia="標楷體" w:hAnsi="標楷體"/>
        </w:rPr>
        <w:t>收益</w:t>
      </w:r>
      <w:r w:rsidR="009003E7" w:rsidRPr="22F5F261">
        <w:rPr>
          <w:rFonts w:ascii="標楷體" w:eastAsia="標楷體" w:hAnsi="標楷體"/>
        </w:rPr>
        <w:t>達</w:t>
      </w:r>
      <w:r w:rsidR="15F8E0B7" w:rsidRPr="22F5F261">
        <w:rPr>
          <w:rFonts w:ascii="標楷體" w:eastAsia="標楷體" w:hAnsi="標楷體"/>
        </w:rPr>
        <w:t>新台幣</w:t>
      </w:r>
      <w:r w:rsidR="009003E7" w:rsidRPr="22F5F261">
        <w:rPr>
          <w:rFonts w:ascii="標楷體" w:eastAsia="標楷體" w:hAnsi="標楷體"/>
        </w:rPr>
        <w:t>3</w:t>
      </w:r>
      <w:r w:rsidR="49F54FD2" w:rsidRPr="22F5F261">
        <w:rPr>
          <w:rFonts w:ascii="標楷體" w:eastAsia="標楷體" w:hAnsi="標楷體"/>
        </w:rPr>
        <w:t>,</w:t>
      </w:r>
      <w:r w:rsidR="009003E7" w:rsidRPr="22F5F261">
        <w:rPr>
          <w:rFonts w:ascii="標楷體" w:eastAsia="標楷體" w:hAnsi="標楷體"/>
        </w:rPr>
        <w:t>000元</w:t>
      </w:r>
      <w:r w:rsidR="0E4FC6E6" w:rsidRPr="22F5F261">
        <w:rPr>
          <w:rFonts w:ascii="標楷體" w:eastAsia="標楷體" w:hAnsi="標楷體"/>
        </w:rPr>
        <w:t>(未稅)</w:t>
      </w:r>
      <w:r w:rsidR="00472284" w:rsidRPr="22F5F261">
        <w:rPr>
          <w:rFonts w:ascii="標楷體" w:eastAsia="標楷體" w:hAnsi="標楷體"/>
        </w:rPr>
        <w:t>後</w:t>
      </w:r>
      <w:r w:rsidR="002A5730" w:rsidRPr="22F5F261">
        <w:rPr>
          <w:rFonts w:ascii="標楷體" w:eastAsia="標楷體" w:hAnsi="標楷體"/>
        </w:rPr>
        <w:t>，</w:t>
      </w:r>
      <w:r w:rsidR="005F26BB" w:rsidRPr="22F5F261">
        <w:rPr>
          <w:rFonts w:ascii="標楷體" w:eastAsia="標楷體" w:hAnsi="標楷體"/>
        </w:rPr>
        <w:t>即</w:t>
      </w:r>
      <w:r w:rsidR="008B444C" w:rsidRPr="22F5F261">
        <w:rPr>
          <w:rFonts w:ascii="標楷體" w:eastAsia="標楷體" w:hAnsi="標楷體"/>
        </w:rPr>
        <w:t>可提出申請</w:t>
      </w:r>
      <w:r w:rsidR="75A59ED2" w:rsidRPr="22F5F261">
        <w:rPr>
          <w:rFonts w:ascii="標楷體" w:eastAsia="標楷體" w:hAnsi="標楷體"/>
        </w:rPr>
        <w:t>付款</w:t>
      </w:r>
      <w:r w:rsidR="367F9DD4" w:rsidRPr="22F5F261">
        <w:rPr>
          <w:rFonts w:ascii="標楷體" w:eastAsia="標楷體" w:hAnsi="標楷體"/>
        </w:rPr>
        <w:t>。</w:t>
      </w:r>
    </w:p>
    <w:p w14:paraId="10266402" w14:textId="44FB4D48" w:rsidR="00513687" w:rsidRDefault="236CE71B" w:rsidP="22F5F261">
      <w:pPr>
        <w:ind w:firstLine="480"/>
        <w:rPr>
          <w:rFonts w:ascii="標楷體" w:eastAsia="標楷體" w:hAnsi="標楷體"/>
        </w:rPr>
      </w:pPr>
      <w:r w:rsidRPr="22F5F261">
        <w:rPr>
          <w:rFonts w:ascii="標楷體" w:eastAsia="標楷體" w:hAnsi="標楷體"/>
        </w:rPr>
        <w:t xml:space="preserve">2. </w:t>
      </w:r>
      <w:r w:rsidR="367F9DD4" w:rsidRPr="22F5F261">
        <w:rPr>
          <w:rFonts w:ascii="標楷體" w:eastAsia="標楷體" w:hAnsi="標楷體"/>
        </w:rPr>
        <w:t>每次請款</w:t>
      </w:r>
      <w:del w:id="46" w:author="Amber Shen" w:date="2023-04-28T11:17:00Z">
        <w:r w:rsidR="367F9DD4" w:rsidRPr="22F5F261" w:rsidDel="00CE5961">
          <w:rPr>
            <w:rFonts w:ascii="標楷體" w:eastAsia="標楷體" w:hAnsi="標楷體"/>
          </w:rPr>
          <w:delText>最小單位</w:delText>
        </w:r>
      </w:del>
      <w:ins w:id="47" w:author="Amber Shen" w:date="2023-04-28T11:17:00Z">
        <w:r w:rsidR="00CE5961">
          <w:rPr>
            <w:rFonts w:ascii="標楷體" w:eastAsia="標楷體" w:hAnsi="標楷體" w:hint="eastAsia"/>
          </w:rPr>
          <w:t>以一個</w:t>
        </w:r>
      </w:ins>
      <w:ins w:id="48" w:author="Amber Shen" w:date="2023-04-28T11:20:00Z">
        <w:r w:rsidR="00BA6045">
          <w:rPr>
            <w:rFonts w:ascii="標楷體" w:eastAsia="標楷體" w:hAnsi="標楷體" w:hint="eastAsia"/>
          </w:rPr>
          <w:t>完整</w:t>
        </w:r>
      </w:ins>
      <w:ins w:id="49" w:author="Amber Shen" w:date="2023-04-28T11:17:00Z">
        <w:r w:rsidR="00CE5961">
          <w:rPr>
            <w:rFonts w:ascii="標楷體" w:eastAsia="標楷體" w:hAnsi="標楷體" w:hint="eastAsia"/>
          </w:rPr>
          <w:t>日曆月</w:t>
        </w:r>
      </w:ins>
      <w:r w:rsidR="367F9DD4" w:rsidRPr="22F5F261">
        <w:rPr>
          <w:rFonts w:ascii="標楷體" w:eastAsia="標楷體" w:hAnsi="標楷體"/>
        </w:rPr>
        <w:t>為</w:t>
      </w:r>
      <w:ins w:id="50" w:author="Amber Shen" w:date="2023-04-28T11:17:00Z">
        <w:r w:rsidR="00BA6045">
          <w:rPr>
            <w:rFonts w:ascii="標楷體" w:eastAsia="標楷體" w:hAnsi="標楷體" w:hint="eastAsia"/>
          </w:rPr>
          <w:t>最小請款單位</w:t>
        </w:r>
      </w:ins>
      <w:del w:id="51" w:author="Amber Shen" w:date="2023-04-28T11:17:00Z">
        <w:r w:rsidR="367F9DD4" w:rsidRPr="22F5F261" w:rsidDel="00CE5961">
          <w:rPr>
            <w:rFonts w:ascii="標楷體" w:eastAsia="標楷體" w:hAnsi="標楷體"/>
          </w:rPr>
          <w:delText>一個完整「月份」</w:delText>
        </w:r>
      </w:del>
      <w:r w:rsidR="0341BA1D" w:rsidRPr="22F5F261">
        <w:rPr>
          <w:rFonts w:ascii="標楷體" w:eastAsia="標楷體" w:hAnsi="標楷體"/>
        </w:rPr>
        <w:t>，</w:t>
      </w:r>
      <w:del w:id="52" w:author="Amber Shen" w:date="2023-04-28T11:18:00Z">
        <w:r w:rsidR="0341BA1D" w:rsidRPr="22F5F261" w:rsidDel="00BA6045">
          <w:rPr>
            <w:rFonts w:ascii="標楷體" w:eastAsia="標楷體" w:hAnsi="標楷體"/>
          </w:rPr>
          <w:delText>但可</w:delText>
        </w:r>
      </w:del>
      <w:r w:rsidR="0341BA1D" w:rsidRPr="22F5F261">
        <w:rPr>
          <w:rFonts w:ascii="標楷體" w:eastAsia="標楷體" w:hAnsi="標楷體"/>
        </w:rPr>
        <w:t>一次</w:t>
      </w:r>
      <w:ins w:id="53" w:author="Amber Shen" w:date="2023-04-28T11:18:00Z">
        <w:r w:rsidR="00BA6045">
          <w:rPr>
            <w:rFonts w:ascii="標楷體" w:eastAsia="標楷體" w:hAnsi="標楷體" w:hint="eastAsia"/>
          </w:rPr>
          <w:t>可</w:t>
        </w:r>
      </w:ins>
      <w:r w:rsidR="0341BA1D" w:rsidRPr="22F5F261">
        <w:rPr>
          <w:rFonts w:ascii="標楷體" w:eastAsia="標楷體" w:hAnsi="標楷體"/>
        </w:rPr>
        <w:t>申請超過</w:t>
      </w:r>
      <w:ins w:id="54" w:author="Amber Shen" w:date="2023-04-28T11:17:00Z">
        <w:r w:rsidR="00BA6045">
          <w:rPr>
            <w:rFonts w:ascii="標楷體" w:eastAsia="標楷體" w:hAnsi="標楷體" w:hint="eastAsia"/>
          </w:rPr>
          <w:t>一個單位以上</w:t>
        </w:r>
      </w:ins>
      <w:del w:id="55" w:author="Amber Shen" w:date="2023-04-28T11:17:00Z">
        <w:r w:rsidR="0341BA1D" w:rsidRPr="22F5F261" w:rsidDel="00BA6045">
          <w:rPr>
            <w:rFonts w:ascii="標楷體" w:eastAsia="標楷體" w:hAnsi="標楷體"/>
          </w:rPr>
          <w:delText>一個月份</w:delText>
        </w:r>
      </w:del>
      <w:ins w:id="56" w:author="Amber Shen" w:date="2023-04-28T11:17:00Z">
        <w:r w:rsidR="00BA6045">
          <w:rPr>
            <w:rFonts w:ascii="標楷體" w:eastAsia="標楷體" w:hAnsi="標楷體" w:hint="eastAsia"/>
          </w:rPr>
          <w:t>。</w:t>
        </w:r>
      </w:ins>
      <w:del w:id="57" w:author="Amber Shen" w:date="2023-04-28T11:17:00Z">
        <w:r w:rsidR="367F9DD4" w:rsidRPr="22F5F261" w:rsidDel="00BA6045">
          <w:rPr>
            <w:rFonts w:ascii="標楷體" w:eastAsia="標楷體" w:hAnsi="標楷體"/>
          </w:rPr>
          <w:delText>，</w:delText>
        </w:r>
      </w:del>
      <w:r w:rsidR="2648230B" w:rsidRPr="22F5F261">
        <w:rPr>
          <w:rFonts w:ascii="標楷體" w:eastAsia="標楷體" w:hAnsi="標楷體"/>
        </w:rPr>
        <w:t>例如：ㄧ月份的廣告收益，以1/1~1/31</w:t>
      </w:r>
      <w:r w:rsidR="55FE754D" w:rsidRPr="22F5F261">
        <w:rPr>
          <w:rFonts w:ascii="標楷體" w:eastAsia="標楷體" w:hAnsi="標楷體"/>
        </w:rPr>
        <w:t>一次申請</w:t>
      </w:r>
      <w:ins w:id="58" w:author="Amber Shen" w:date="2023-04-28T11:18:00Z">
        <w:r w:rsidR="00BA6045">
          <w:rPr>
            <w:rFonts w:ascii="標楷體" w:eastAsia="標楷體" w:hAnsi="標楷體" w:hint="eastAsia"/>
          </w:rPr>
          <w:t>(</w:t>
        </w:r>
      </w:ins>
      <w:del w:id="59" w:author="Amber Shen" w:date="2023-04-28T11:18:00Z">
        <w:r w:rsidR="55FE754D" w:rsidRPr="22F5F261" w:rsidDel="00BA6045">
          <w:rPr>
            <w:rFonts w:ascii="標楷體" w:eastAsia="標楷體" w:hAnsi="標楷體"/>
          </w:rPr>
          <w:delText>，</w:delText>
        </w:r>
      </w:del>
      <w:r w:rsidR="55FE754D" w:rsidRPr="22F5F261">
        <w:rPr>
          <w:rFonts w:ascii="標楷體" w:eastAsia="標楷體" w:hAnsi="標楷體"/>
        </w:rPr>
        <w:t>無法分切分部分天數</w:t>
      </w:r>
      <w:ins w:id="60" w:author="Amber Shen" w:date="2023-04-28T11:18:00Z">
        <w:r w:rsidR="00BA6045">
          <w:rPr>
            <w:rFonts w:ascii="標楷體" w:eastAsia="標楷體" w:hAnsi="標楷體" w:hint="eastAsia"/>
          </w:rPr>
          <w:t>)或一次請領一月份及二月份之廣告收益</w:t>
        </w:r>
      </w:ins>
      <w:r w:rsidR="008B444C" w:rsidRPr="22F5F261">
        <w:rPr>
          <w:rFonts w:ascii="標楷體" w:eastAsia="標楷體" w:hAnsi="標楷體"/>
        </w:rPr>
        <w:t>。</w:t>
      </w:r>
      <w:r w:rsidR="00CE1E22">
        <w:br/>
      </w:r>
      <w:r w:rsidR="00EB7582" w:rsidRPr="22F5F261">
        <w:rPr>
          <w:rFonts w:ascii="標楷體" w:eastAsia="標楷體" w:hAnsi="標楷體"/>
          <w:lang w:val="zh-TW"/>
        </w:rPr>
        <w:t>本公司將於付款申請流程完成</w:t>
      </w:r>
      <w:ins w:id="61" w:author="Amber Shen" w:date="2023-04-28T11:20:00Z">
        <w:r w:rsidR="00BA6045">
          <w:rPr>
            <w:rFonts w:ascii="標楷體" w:eastAsia="標楷體" w:hAnsi="標楷體" w:hint="eastAsia"/>
            <w:lang w:val="zh-TW"/>
          </w:rPr>
          <w:t>並確認</w:t>
        </w:r>
      </w:ins>
      <w:r w:rsidR="4AB75044" w:rsidRPr="22F5F261">
        <w:rPr>
          <w:rFonts w:ascii="標楷體" w:eastAsia="標楷體" w:hAnsi="標楷體"/>
          <w:lang w:val="zh-TW"/>
        </w:rPr>
        <w:t>無誤</w:t>
      </w:r>
      <w:r w:rsidR="00EB7582" w:rsidRPr="22F5F261">
        <w:rPr>
          <w:rFonts w:ascii="標楷體" w:eastAsia="標楷體" w:hAnsi="標楷體"/>
          <w:lang w:val="zh-TW"/>
        </w:rPr>
        <w:t>後，</w:t>
      </w:r>
      <w:r w:rsidR="6F1E6B9A" w:rsidRPr="22F5F261">
        <w:rPr>
          <w:rFonts w:ascii="標楷體" w:eastAsia="標楷體" w:hAnsi="標楷體"/>
          <w:lang w:val="zh-TW"/>
        </w:rPr>
        <w:t>根據</w:t>
      </w:r>
      <w:r w:rsidR="4C5D772A" w:rsidRPr="22F5F261">
        <w:rPr>
          <w:rFonts w:ascii="標楷體" w:eastAsia="標楷體" w:hAnsi="標楷體"/>
          <w:lang w:val="zh-TW"/>
        </w:rPr>
        <w:t>您提供的發票或勞務報酬單之日期，</w:t>
      </w:r>
      <w:r w:rsidR="00EB7582" w:rsidRPr="22F5F261">
        <w:rPr>
          <w:rFonts w:ascii="標楷體" w:eastAsia="標楷體" w:hAnsi="標楷體"/>
          <w:lang w:val="zh-TW"/>
        </w:rPr>
        <w:t>於</w:t>
      </w:r>
      <w:r w:rsidR="004B4D4C" w:rsidRPr="22F5F261">
        <w:rPr>
          <w:rFonts w:ascii="標楷體" w:eastAsia="標楷體" w:hAnsi="標楷體"/>
          <w:lang w:val="zh-TW"/>
        </w:rPr>
        <w:t>次月</w:t>
      </w:r>
      <w:r w:rsidR="004B4D4C" w:rsidRPr="22F5F261">
        <w:rPr>
          <w:rFonts w:ascii="標楷體" w:eastAsia="標楷體" w:hAnsi="標楷體"/>
        </w:rPr>
        <w:t>1</w:t>
      </w:r>
      <w:r w:rsidR="004B4D4C" w:rsidRPr="22F5F261">
        <w:rPr>
          <w:rFonts w:ascii="標楷體" w:eastAsia="標楷體" w:hAnsi="標楷體"/>
          <w:lang w:val="zh-TW"/>
        </w:rPr>
        <w:t>日起算</w:t>
      </w:r>
      <w:r w:rsidR="004B4D4C" w:rsidRPr="22F5F261">
        <w:rPr>
          <w:rFonts w:ascii="標楷體" w:eastAsia="標楷體" w:hAnsi="標楷體"/>
        </w:rPr>
        <w:t>60</w:t>
      </w:r>
      <w:r w:rsidR="004B4D4C" w:rsidRPr="22F5F261">
        <w:rPr>
          <w:rFonts w:ascii="標楷體" w:eastAsia="標楷體" w:hAnsi="標楷體"/>
          <w:lang w:val="zh-TW"/>
        </w:rPr>
        <w:t>天內</w:t>
      </w:r>
      <w:r w:rsidR="7533D701" w:rsidRPr="22F5F261">
        <w:rPr>
          <w:rFonts w:ascii="標楷體" w:eastAsia="標楷體" w:hAnsi="標楷體"/>
          <w:lang w:val="zh-TW"/>
        </w:rPr>
        <w:t>，</w:t>
      </w:r>
      <w:r w:rsidR="004B4D4C" w:rsidRPr="22F5F261">
        <w:rPr>
          <w:rFonts w:ascii="標楷體" w:eastAsia="標楷體" w:hAnsi="標楷體"/>
          <w:lang w:val="zh-TW"/>
        </w:rPr>
        <w:t>以匯款方式匯入</w:t>
      </w:r>
      <w:r w:rsidR="00EB7582" w:rsidRPr="22F5F261">
        <w:rPr>
          <w:rFonts w:ascii="標楷體" w:eastAsia="標楷體" w:hAnsi="標楷體"/>
          <w:lang w:val="zh-TW"/>
        </w:rPr>
        <w:t>您所</w:t>
      </w:r>
      <w:r w:rsidR="004B4D4C" w:rsidRPr="22F5F261">
        <w:rPr>
          <w:rFonts w:ascii="標楷體" w:eastAsia="標楷體" w:hAnsi="標楷體"/>
          <w:lang w:val="zh-TW"/>
        </w:rPr>
        <w:t>指定</w:t>
      </w:r>
      <w:r w:rsidR="00EB7582" w:rsidRPr="22F5F261">
        <w:rPr>
          <w:rFonts w:ascii="標楷體" w:eastAsia="標楷體" w:hAnsi="標楷體"/>
          <w:lang w:val="zh-TW"/>
        </w:rPr>
        <w:t>之</w:t>
      </w:r>
      <w:r w:rsidR="004B4D4C" w:rsidRPr="22F5F261">
        <w:rPr>
          <w:rFonts w:ascii="標楷體" w:eastAsia="標楷體" w:hAnsi="標楷體"/>
          <w:lang w:val="zh-TW"/>
        </w:rPr>
        <w:t>帳戶。</w:t>
      </w:r>
    </w:p>
    <w:p w14:paraId="160F74BF" w14:textId="1EE3B851" w:rsidR="00513687" w:rsidRDefault="32DE77AF" w:rsidP="22F5F261">
      <w:pPr>
        <w:ind w:firstLine="480"/>
        <w:rPr>
          <w:rFonts w:ascii="標楷體" w:eastAsia="標楷體" w:hAnsi="標楷體"/>
          <w:lang w:val="zh-TW"/>
        </w:rPr>
      </w:pPr>
      <w:r w:rsidRPr="22F5F261">
        <w:rPr>
          <w:rFonts w:ascii="標楷體" w:eastAsia="標楷體" w:hAnsi="標楷體"/>
          <w:lang w:val="zh-TW"/>
        </w:rPr>
        <w:t xml:space="preserve">3. </w:t>
      </w:r>
      <w:del w:id="62" w:author="Amber Shen" w:date="2023-04-28T11:24:00Z">
        <w:r w:rsidR="2C805E92" w:rsidRPr="22F5F261" w:rsidDel="00BA6045">
          <w:rPr>
            <w:rFonts w:ascii="標楷體" w:eastAsia="標楷體" w:hAnsi="標楷體"/>
            <w:lang w:val="zh-TW"/>
          </w:rPr>
          <w:delText>請在每個月</w:delText>
        </w:r>
      </w:del>
      <w:del w:id="63" w:author="Amber Shen" w:date="2023-04-28T11:23:00Z">
        <w:r w:rsidR="2C805E92" w:rsidRPr="22F5F261" w:rsidDel="00BA6045">
          <w:rPr>
            <w:rFonts w:ascii="標楷體" w:eastAsia="標楷體" w:hAnsi="標楷體"/>
            <w:lang w:val="zh-TW"/>
          </w:rPr>
          <w:delText>的</w:delText>
        </w:r>
      </w:del>
      <w:del w:id="64" w:author="Amber Shen" w:date="2023-04-28T11:24:00Z">
        <w:r w:rsidR="2C805E92" w:rsidRPr="22F5F261" w:rsidDel="00BA6045">
          <w:rPr>
            <w:rFonts w:ascii="標楷體" w:eastAsia="標楷體" w:hAnsi="標楷體"/>
            <w:lang w:val="zh-TW"/>
          </w:rPr>
          <w:delText>10號之前</w:delText>
        </w:r>
      </w:del>
      <w:del w:id="65" w:author="Amber Shen" w:date="2023-04-28T11:23:00Z">
        <w:r w:rsidR="2C805E92" w:rsidRPr="22F5F261" w:rsidDel="00BA6045">
          <w:rPr>
            <w:rFonts w:ascii="標楷體" w:eastAsia="標楷體" w:hAnsi="標楷體"/>
            <w:lang w:val="zh-TW"/>
          </w:rPr>
          <w:delText>，</w:delText>
        </w:r>
        <w:r w:rsidR="208649FF" w:rsidRPr="22F5F261" w:rsidDel="00BA6045">
          <w:rPr>
            <w:rFonts w:ascii="標楷體" w:eastAsia="標楷體" w:hAnsi="標楷體"/>
            <w:lang w:val="zh-TW"/>
          </w:rPr>
          <w:delText>提供</w:delText>
        </w:r>
      </w:del>
      <w:del w:id="66" w:author="Amber Shen" w:date="2023-04-28T11:24:00Z">
        <w:r w:rsidR="39BF7523" w:rsidRPr="22F5F261" w:rsidDel="00BA6045">
          <w:rPr>
            <w:rFonts w:ascii="標楷體" w:eastAsia="標楷體" w:hAnsi="標楷體"/>
            <w:lang w:val="zh-TW"/>
          </w:rPr>
          <w:delText>寄送發票</w:delText>
        </w:r>
        <w:r w:rsidR="127C189C" w:rsidRPr="22F5F261" w:rsidDel="00BA6045">
          <w:rPr>
            <w:rFonts w:ascii="標楷體" w:eastAsia="標楷體" w:hAnsi="標楷體"/>
            <w:lang w:val="zh-TW"/>
          </w:rPr>
          <w:delText>時</w:delText>
        </w:r>
        <w:r w:rsidR="7EF3689A" w:rsidRPr="22F5F261" w:rsidDel="00BA6045">
          <w:rPr>
            <w:rFonts w:ascii="標楷體" w:eastAsia="標楷體" w:hAnsi="標楷體"/>
            <w:lang w:val="zh-TW"/>
          </w:rPr>
          <w:delText>，</w:delText>
        </w:r>
      </w:del>
      <w:r w:rsidR="7EF3689A" w:rsidRPr="22F5F261">
        <w:rPr>
          <w:rFonts w:ascii="標楷體" w:eastAsia="標楷體" w:hAnsi="標楷體"/>
          <w:lang w:val="zh-TW"/>
        </w:rPr>
        <w:t>OneAD</w:t>
      </w:r>
      <w:del w:id="67" w:author="Amber Shen" w:date="2023-04-28T11:25:00Z">
        <w:r w:rsidR="7EF3689A" w:rsidRPr="22F5F261" w:rsidDel="00BA6045">
          <w:rPr>
            <w:rFonts w:ascii="標楷體" w:eastAsia="標楷體" w:hAnsi="標楷體"/>
            <w:lang w:val="zh-TW"/>
          </w:rPr>
          <w:delText>的</w:delText>
        </w:r>
      </w:del>
      <w:r w:rsidR="39BF7523" w:rsidRPr="22F5F261">
        <w:rPr>
          <w:rFonts w:ascii="標楷體" w:eastAsia="標楷體" w:hAnsi="標楷體"/>
          <w:lang w:val="zh-TW"/>
        </w:rPr>
        <w:t>公司抬頭</w:t>
      </w:r>
      <w:ins w:id="68" w:author="Amber Shen" w:date="2023-04-28T11:25:00Z">
        <w:r w:rsidR="00BA6045">
          <w:rPr>
            <w:rFonts w:ascii="標楷體" w:eastAsia="標楷體" w:hAnsi="標楷體" w:hint="eastAsia"/>
            <w:lang w:val="zh-TW"/>
          </w:rPr>
          <w:t>、</w:t>
        </w:r>
      </w:ins>
      <w:del w:id="69" w:author="Amber Shen" w:date="2023-04-28T11:25:00Z">
        <w:r w:rsidR="39BF7523" w:rsidRPr="22F5F261" w:rsidDel="00BA6045">
          <w:rPr>
            <w:rFonts w:ascii="標楷體" w:eastAsia="標楷體" w:hAnsi="標楷體"/>
            <w:lang w:val="zh-TW"/>
          </w:rPr>
          <w:delText>與</w:delText>
        </w:r>
      </w:del>
      <w:r w:rsidR="39BF7523" w:rsidRPr="22F5F261">
        <w:rPr>
          <w:rFonts w:ascii="標楷體" w:eastAsia="標楷體" w:hAnsi="標楷體"/>
          <w:lang w:val="zh-TW"/>
        </w:rPr>
        <w:t>統編</w:t>
      </w:r>
      <w:r w:rsidR="5875B2B9" w:rsidRPr="22F5F261">
        <w:rPr>
          <w:rFonts w:ascii="標楷體" w:eastAsia="標楷體" w:hAnsi="標楷體"/>
          <w:lang w:val="zh-TW"/>
        </w:rPr>
        <w:t>與</w:t>
      </w:r>
      <w:ins w:id="70" w:author="Amber Shen" w:date="2023-04-28T11:25:00Z">
        <w:r w:rsidR="00BA6045">
          <w:rPr>
            <w:rFonts w:ascii="標楷體" w:eastAsia="標楷體" w:hAnsi="標楷體" w:hint="eastAsia"/>
            <w:lang w:val="zh-TW"/>
          </w:rPr>
          <w:t>發票寄送</w:t>
        </w:r>
      </w:ins>
      <w:del w:id="71" w:author="Amber Shen" w:date="2023-04-28T11:25:00Z">
        <w:r w:rsidR="5875B2B9" w:rsidRPr="22F5F261" w:rsidDel="00BA6045">
          <w:rPr>
            <w:rFonts w:ascii="標楷體" w:eastAsia="標楷體" w:hAnsi="標楷體"/>
            <w:lang w:val="zh-TW"/>
          </w:rPr>
          <w:delText>收件</w:delText>
        </w:r>
      </w:del>
      <w:r w:rsidR="5875B2B9" w:rsidRPr="22F5F261">
        <w:rPr>
          <w:rFonts w:ascii="標楷體" w:eastAsia="標楷體" w:hAnsi="標楷體"/>
          <w:lang w:val="zh-TW"/>
        </w:rPr>
        <w:t>地址</w:t>
      </w:r>
      <w:r w:rsidR="39BF7523" w:rsidRPr="22F5F261">
        <w:rPr>
          <w:rFonts w:ascii="標楷體" w:eastAsia="標楷體" w:hAnsi="標楷體"/>
          <w:lang w:val="zh-TW"/>
        </w:rPr>
        <w:t>如下：</w:t>
      </w:r>
    </w:p>
    <w:p w14:paraId="23F662DE" w14:textId="5F42DC0A" w:rsidR="00513687" w:rsidRDefault="39BF7523" w:rsidP="22F5F261">
      <w:pPr>
        <w:spacing w:line="259" w:lineRule="auto"/>
        <w:ind w:firstLine="480"/>
        <w:rPr>
          <w:rFonts w:ascii="標楷體" w:eastAsia="標楷體" w:hAnsi="標楷體"/>
        </w:rPr>
      </w:pPr>
      <w:r w:rsidRPr="22F5F261">
        <w:rPr>
          <w:rFonts w:ascii="標楷體" w:eastAsia="標楷體" w:hAnsi="標楷體"/>
        </w:rPr>
        <w:t xml:space="preserve">公司抬頭：果實夥伴股份有限公司 </w:t>
      </w:r>
    </w:p>
    <w:p w14:paraId="0B0C303E" w14:textId="75ECD703" w:rsidR="00513687" w:rsidRDefault="39BF7523" w:rsidP="22F5F261">
      <w:pPr>
        <w:spacing w:line="259" w:lineRule="auto"/>
        <w:ind w:firstLine="480"/>
        <w:rPr>
          <w:rFonts w:ascii="標楷體" w:eastAsia="標楷體" w:hAnsi="標楷體"/>
        </w:rPr>
      </w:pPr>
      <w:r w:rsidRPr="22F5F261">
        <w:rPr>
          <w:rFonts w:ascii="標楷體" w:eastAsia="標楷體" w:hAnsi="標楷體"/>
        </w:rPr>
        <w:t>公司地址：台北市內湖區瑞光路610號2樓</w:t>
      </w:r>
    </w:p>
    <w:p w14:paraId="0468D21B" w14:textId="356930BD" w:rsidR="00513687" w:rsidRDefault="39BF7523" w:rsidP="22F5F261">
      <w:pPr>
        <w:spacing w:line="259" w:lineRule="auto"/>
        <w:ind w:firstLine="480"/>
        <w:rPr>
          <w:rFonts w:ascii="標楷體" w:eastAsia="標楷體" w:hAnsi="標楷體"/>
        </w:rPr>
      </w:pPr>
      <w:r w:rsidRPr="22F5F261">
        <w:rPr>
          <w:rFonts w:ascii="標楷體" w:eastAsia="標楷體" w:hAnsi="標楷體"/>
        </w:rPr>
        <w:t>統一編號：24482512</w:t>
      </w:r>
    </w:p>
    <w:p w14:paraId="7AA010A6" w14:textId="29D06C4A" w:rsidR="00513687" w:rsidRDefault="39BF7523" w:rsidP="22F5F261">
      <w:pPr>
        <w:spacing w:line="259" w:lineRule="auto"/>
        <w:ind w:firstLine="480"/>
        <w:rPr>
          <w:rFonts w:ascii="標楷體" w:eastAsia="標楷體" w:hAnsi="標楷體"/>
        </w:rPr>
      </w:pPr>
      <w:r w:rsidRPr="22F5F261">
        <w:rPr>
          <w:rFonts w:ascii="標楷體" w:eastAsia="標楷體" w:hAnsi="標楷體"/>
        </w:rPr>
        <w:t xml:space="preserve">收件部門：Partnership </w:t>
      </w:r>
      <w:r w:rsidR="7665DA25" w:rsidRPr="22F5F261">
        <w:rPr>
          <w:rFonts w:ascii="標楷體" w:eastAsia="標楷體" w:hAnsi="標楷體"/>
        </w:rPr>
        <w:t>Development</w:t>
      </w:r>
    </w:p>
    <w:p w14:paraId="74DC9A41" w14:textId="288EE631" w:rsidR="00513687" w:rsidRDefault="7665DA25" w:rsidP="22F5F261">
      <w:pPr>
        <w:spacing w:line="259" w:lineRule="auto"/>
        <w:ind w:firstLine="480"/>
        <w:rPr>
          <w:rFonts w:ascii="標楷體" w:eastAsia="標楷體" w:hAnsi="標楷體"/>
        </w:rPr>
      </w:pPr>
      <w:r w:rsidRPr="22F5F261">
        <w:rPr>
          <w:rFonts w:ascii="標楷體" w:eastAsia="標楷體" w:hAnsi="標楷體"/>
        </w:rPr>
        <w:t>收件信箱：partners@onead.com.tw</w:t>
      </w:r>
      <w:del w:id="72" w:author="Kai Chang" w:date="2023-04-28T16:07:00Z">
        <w:r w:rsidR="4D2DEBF9" w:rsidRPr="22F5F261" w:rsidDel="00CF3463">
          <w:rPr>
            <w:rFonts w:ascii="標楷體" w:eastAsia="標楷體" w:hAnsi="標楷體" w:cs="新細明體"/>
            <w:color w:val="FF0000"/>
          </w:rPr>
          <w:delText xml:space="preserve"> (暫定)</w:delText>
        </w:r>
      </w:del>
      <w:r w:rsidR="00CE1E22">
        <w:br/>
      </w:r>
    </w:p>
    <w:p w14:paraId="287D7578" w14:textId="54E9F55B" w:rsidR="00513687" w:rsidRPr="00C13AD6" w:rsidRDefault="000A78DC" w:rsidP="00513687">
      <w:pPr>
        <w:pStyle w:val="a3"/>
        <w:numPr>
          <w:ilvl w:val="0"/>
          <w:numId w:val="16"/>
        </w:numPr>
        <w:ind w:leftChars="0"/>
        <w:rPr>
          <w:rFonts w:ascii="標楷體" w:eastAsia="標楷體" w:hAnsi="標楷體"/>
          <w:szCs w:val="24"/>
        </w:rPr>
      </w:pPr>
      <w:r w:rsidRPr="22F5F261">
        <w:rPr>
          <w:rFonts w:ascii="標楷體" w:eastAsia="標楷體" w:hAnsi="標楷體"/>
        </w:rPr>
        <w:t>保證</w:t>
      </w:r>
      <w:r>
        <w:br/>
      </w:r>
      <w:r w:rsidR="008074E8" w:rsidRPr="22F5F261">
        <w:rPr>
          <w:rFonts w:ascii="標楷體" w:eastAsia="標楷體" w:hAnsi="標楷體"/>
          <w:lang w:val="zh-TW"/>
        </w:rPr>
        <w:t>雙方相互保證於本服務中所各自負責之工作或提供之各種服務，各自擁有一切合法權利，包括但不限於著作權、專利權、商標權等，任何一方如有侵害他人著作權或其他違法情事，應自行負責全部責任，並賠償他方因而所受損害或支出之費用</w:t>
      </w:r>
      <w:r w:rsidR="008074E8" w:rsidRPr="22F5F261">
        <w:rPr>
          <w:rFonts w:ascii="標楷體" w:eastAsia="標楷體" w:hAnsi="標楷體"/>
        </w:rPr>
        <w:t>(</w:t>
      </w:r>
      <w:r w:rsidR="008074E8" w:rsidRPr="22F5F261">
        <w:rPr>
          <w:rFonts w:ascii="標楷體" w:eastAsia="標楷體" w:hAnsi="標楷體"/>
          <w:lang w:val="zh-TW"/>
        </w:rPr>
        <w:t>包括但不限於律師費用、訴訟費用等</w:t>
      </w:r>
      <w:r w:rsidR="008074E8" w:rsidRPr="22F5F261">
        <w:rPr>
          <w:rFonts w:ascii="標楷體" w:eastAsia="標楷體" w:hAnsi="標楷體"/>
        </w:rPr>
        <w:t>)</w:t>
      </w:r>
      <w:r w:rsidR="008074E8" w:rsidRPr="22F5F261">
        <w:rPr>
          <w:rFonts w:ascii="標楷體" w:eastAsia="標楷體" w:hAnsi="標楷體"/>
          <w:lang w:val="zh-TW"/>
        </w:rPr>
        <w:t>。</w:t>
      </w:r>
    </w:p>
    <w:p w14:paraId="2E767F8C" w14:textId="77777777" w:rsidR="00C13AD6" w:rsidRPr="00513687" w:rsidRDefault="00C13AD6" w:rsidP="00C13AD6">
      <w:pPr>
        <w:pStyle w:val="a3"/>
        <w:ind w:leftChars="0" w:left="360"/>
        <w:rPr>
          <w:rFonts w:ascii="標楷體" w:eastAsia="標楷體" w:hAnsi="標楷體"/>
          <w:szCs w:val="24"/>
        </w:rPr>
      </w:pPr>
    </w:p>
    <w:p w14:paraId="3F6997F5" w14:textId="77777777" w:rsidR="00C13AD6" w:rsidRPr="00C13AD6" w:rsidRDefault="000A78DC" w:rsidP="00C13AD6">
      <w:pPr>
        <w:pStyle w:val="a3"/>
        <w:numPr>
          <w:ilvl w:val="0"/>
          <w:numId w:val="16"/>
        </w:numPr>
        <w:ind w:leftChars="0"/>
        <w:rPr>
          <w:rFonts w:ascii="標楷體" w:eastAsia="標楷體" w:hAnsi="標楷體"/>
          <w:szCs w:val="24"/>
        </w:rPr>
      </w:pPr>
      <w:r w:rsidRPr="22F5F261">
        <w:rPr>
          <w:rFonts w:ascii="標楷體" w:eastAsia="標楷體" w:hAnsi="標楷體"/>
        </w:rPr>
        <w:t>保密義務</w:t>
      </w:r>
      <w:r>
        <w:br/>
      </w:r>
      <w:r w:rsidR="008074E8" w:rsidRPr="22F5F261">
        <w:rPr>
          <w:rFonts w:ascii="標楷體" w:eastAsia="標楷體" w:hAnsi="標楷體"/>
          <w:lang w:val="zh-TW"/>
        </w:rPr>
        <w:t>雙方同意因履行本契約之內容而知悉或持有他方之商業上或技術上之機密者，應負保密責任，非經他方之書面同意，不得以任何形式向他人揭露、提供或使第三人取得他方之專有資訊。任何一方應採取必要措施，以防止機密被竊或洩漏，並應確保其員工或其他有權接觸前述專有資訊者，不得揭露他方之專有資訊。本條之保密責任不因本契約解除或終止或期限屆至而失其效力。</w:t>
      </w:r>
    </w:p>
    <w:p w14:paraId="50F77A87" w14:textId="77777777" w:rsidR="00C13AD6" w:rsidRPr="00C13AD6" w:rsidRDefault="00C13AD6" w:rsidP="00C13AD6">
      <w:pPr>
        <w:pStyle w:val="a3"/>
        <w:rPr>
          <w:rFonts w:ascii="標楷體" w:eastAsia="標楷體" w:hAnsi="標楷體"/>
          <w:szCs w:val="24"/>
        </w:rPr>
      </w:pPr>
    </w:p>
    <w:p w14:paraId="7EEC5E14" w14:textId="1B1BD13E" w:rsidR="00C13AD6" w:rsidRPr="00C13AD6" w:rsidRDefault="004A5C51" w:rsidP="00C13AD6">
      <w:pPr>
        <w:pStyle w:val="a3"/>
        <w:numPr>
          <w:ilvl w:val="0"/>
          <w:numId w:val="16"/>
        </w:numPr>
        <w:ind w:leftChars="0"/>
        <w:rPr>
          <w:rFonts w:ascii="標楷體" w:eastAsia="標楷體" w:hAnsi="標楷體"/>
          <w:szCs w:val="24"/>
        </w:rPr>
      </w:pPr>
      <w:r w:rsidRPr="22F5F261">
        <w:rPr>
          <w:rFonts w:ascii="標楷體" w:eastAsia="標楷體" w:hAnsi="標楷體"/>
        </w:rPr>
        <w:t>修改</w:t>
      </w:r>
      <w:r w:rsidR="00C13AD6" w:rsidRPr="22F5F261">
        <w:rPr>
          <w:rFonts w:ascii="標楷體" w:eastAsia="標楷體" w:hAnsi="標楷體"/>
        </w:rPr>
        <w:t>與</w:t>
      </w:r>
      <w:r w:rsidRPr="22F5F261">
        <w:rPr>
          <w:rFonts w:ascii="標楷體" w:eastAsia="標楷體" w:hAnsi="標楷體"/>
        </w:rPr>
        <w:t>中止服務之權利</w:t>
      </w:r>
      <w:r>
        <w:br/>
      </w:r>
      <w:r w:rsidR="003271F4" w:rsidRPr="22F5F261">
        <w:rPr>
          <w:rFonts w:ascii="標楷體" w:eastAsia="標楷體" w:hAnsi="標楷體"/>
        </w:rPr>
        <w:t>本公司保留隨時修改、變更本條</w:t>
      </w:r>
      <w:ins w:id="73" w:author="Amber Shen" w:date="2023-04-28T11:27:00Z">
        <w:r w:rsidR="00907393">
          <w:rPr>
            <w:rFonts w:ascii="標楷體" w:eastAsia="標楷體" w:hAnsi="標楷體" w:hint="eastAsia"/>
          </w:rPr>
          <w:t>款</w:t>
        </w:r>
      </w:ins>
      <w:del w:id="74" w:author="Amber Shen" w:date="2023-04-28T11:27:00Z">
        <w:r w:rsidR="003271F4" w:rsidRPr="22F5F261" w:rsidDel="00907393">
          <w:rPr>
            <w:rFonts w:ascii="標楷體" w:eastAsia="標楷體" w:hAnsi="標楷體"/>
          </w:rPr>
          <w:delText>約</w:delText>
        </w:r>
      </w:del>
      <w:r w:rsidR="003271F4" w:rsidRPr="22F5F261">
        <w:rPr>
          <w:rFonts w:ascii="標楷體" w:eastAsia="標楷體" w:hAnsi="標楷體"/>
        </w:rPr>
        <w:t>內容之權利</w:t>
      </w:r>
      <w:r w:rsidR="008074E8" w:rsidRPr="22F5F261">
        <w:rPr>
          <w:rFonts w:ascii="標楷體" w:eastAsia="標楷體" w:hAnsi="標楷體"/>
        </w:rPr>
        <w:t>，若有</w:t>
      </w:r>
      <w:r w:rsidR="0000333E" w:rsidRPr="22F5F261">
        <w:rPr>
          <w:rFonts w:ascii="標楷體" w:eastAsia="標楷體" w:hAnsi="標楷體"/>
        </w:rPr>
        <w:t>修改</w:t>
      </w:r>
      <w:r w:rsidR="008074E8" w:rsidRPr="22F5F261">
        <w:rPr>
          <w:rFonts w:ascii="標楷體" w:eastAsia="標楷體" w:hAnsi="標楷體"/>
        </w:rPr>
        <w:t>或</w:t>
      </w:r>
      <w:r w:rsidR="003B5D39" w:rsidRPr="22F5F261">
        <w:rPr>
          <w:rFonts w:ascii="標楷體" w:eastAsia="標楷體" w:hAnsi="標楷體"/>
        </w:rPr>
        <w:t>變更</w:t>
      </w:r>
      <w:r w:rsidR="008074E8" w:rsidRPr="22F5F261">
        <w:rPr>
          <w:rFonts w:ascii="標楷體" w:eastAsia="標楷體" w:hAnsi="標楷體"/>
        </w:rPr>
        <w:t>時，本公司會公佈於網站首頁。</w:t>
      </w:r>
      <w:r>
        <w:br/>
      </w:r>
      <w:r w:rsidR="00F25819" w:rsidRPr="22F5F261">
        <w:rPr>
          <w:rFonts w:eastAsia="標楷體"/>
          <w:lang w:val="zh-TW"/>
        </w:rPr>
        <w:lastRenderedPageBreak/>
        <w:t>若因業務考量或情</w:t>
      </w:r>
      <w:ins w:id="75" w:author="Amber Shen" w:date="2023-04-28T11:27:00Z">
        <w:r w:rsidR="00907393">
          <w:rPr>
            <w:rFonts w:eastAsia="標楷體" w:hint="eastAsia"/>
            <w:lang w:val="zh-TW"/>
          </w:rPr>
          <w:t>事</w:t>
        </w:r>
      </w:ins>
      <w:del w:id="76" w:author="Amber Shen" w:date="2023-04-28T11:27:00Z">
        <w:r w:rsidR="00F25819" w:rsidRPr="22F5F261" w:rsidDel="00907393">
          <w:rPr>
            <w:rFonts w:eastAsia="標楷體"/>
            <w:lang w:val="zh-TW"/>
          </w:rPr>
          <w:delText>勢</w:delText>
        </w:r>
      </w:del>
      <w:r w:rsidR="00F25819" w:rsidRPr="22F5F261">
        <w:rPr>
          <w:rFonts w:eastAsia="標楷體"/>
          <w:lang w:val="zh-TW"/>
        </w:rPr>
        <w:t>之變更，本公司保留隨時可中止本服務之權利</w:t>
      </w:r>
      <w:r w:rsidR="00941CEC" w:rsidRPr="22F5F261">
        <w:rPr>
          <w:rFonts w:eastAsia="標楷體"/>
          <w:lang w:val="zh-TW"/>
        </w:rPr>
        <w:t>。</w:t>
      </w:r>
    </w:p>
    <w:p w14:paraId="4CE2320E" w14:textId="77777777" w:rsidR="00C13AD6" w:rsidRPr="00C13AD6" w:rsidRDefault="00C13AD6" w:rsidP="00C13AD6">
      <w:pPr>
        <w:pStyle w:val="a3"/>
        <w:rPr>
          <w:rFonts w:ascii="標楷體" w:eastAsia="標楷體" w:hAnsi="標楷體"/>
          <w:szCs w:val="24"/>
        </w:rPr>
      </w:pPr>
    </w:p>
    <w:p w14:paraId="1FB66F72" w14:textId="6AF2C7EA" w:rsidR="007B5423" w:rsidRPr="00C13AD6" w:rsidRDefault="007B5423" w:rsidP="00C13AD6">
      <w:pPr>
        <w:pStyle w:val="a3"/>
        <w:numPr>
          <w:ilvl w:val="0"/>
          <w:numId w:val="16"/>
        </w:numPr>
        <w:ind w:leftChars="0"/>
        <w:rPr>
          <w:rFonts w:ascii="標楷體" w:eastAsia="標楷體" w:hAnsi="標楷體"/>
          <w:szCs w:val="24"/>
        </w:rPr>
      </w:pPr>
      <w:r w:rsidRPr="22F5F261">
        <w:rPr>
          <w:rFonts w:ascii="標楷體" w:eastAsia="標楷體" w:hAnsi="標楷體"/>
        </w:rPr>
        <w:t>訴訟管轄</w:t>
      </w:r>
      <w:r>
        <w:br/>
      </w:r>
      <w:r w:rsidRPr="22F5F261">
        <w:rPr>
          <w:rFonts w:ascii="標楷體" w:eastAsia="標楷體" w:hAnsi="標楷體"/>
        </w:rPr>
        <w:t>雙方合意因本契約涉訟時，以中華民國法律為準據法，並以臺灣士林地方法院為第一審管轄法院。</w:t>
      </w:r>
    </w:p>
    <w:sectPr w:rsidR="007B5423" w:rsidRPr="00C13AD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標楷體">
    <w:altName w:val="SimSun"/>
    <w:panose1 w:val="02010601000101010101"/>
    <w:charset w:val="88"/>
    <w:family w:val="auto"/>
    <w:pitch w:val="variable"/>
    <w:sig w:usb0="00000001" w:usb1="08080000" w:usb2="00000010"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398"/>
    <w:multiLevelType w:val="hybridMultilevel"/>
    <w:tmpl w:val="E1AC4618"/>
    <w:lvl w:ilvl="0" w:tplc="FFFFFFFF">
      <w:start w:val="1"/>
      <w:numFmt w:val="taiwaneseCountingThousand"/>
      <w:lvlText w:val="%1、"/>
      <w:lvlJc w:val="left"/>
      <w:pPr>
        <w:ind w:left="480" w:hanging="480"/>
      </w:pPr>
      <w:rPr>
        <w:rFonts w:hint="default"/>
      </w:rPr>
    </w:lvl>
    <w:lvl w:ilvl="1" w:tplc="04090015">
      <w:start w:val="1"/>
      <w:numFmt w:val="taiwaneseCountingThousand"/>
      <w:lvlText w:val="%2、"/>
      <w:lvlJc w:val="left"/>
      <w:pPr>
        <w:ind w:left="480" w:hanging="480"/>
      </w:pPr>
    </w:lvl>
    <w:lvl w:ilvl="2" w:tplc="FFFFFFFF">
      <w:start w:val="1"/>
      <w:numFmt w:val="decimal"/>
      <w:lvlText w:val="%3."/>
      <w:lvlJc w:val="left"/>
      <w:pPr>
        <w:ind w:left="1440" w:hanging="480"/>
      </w:pPr>
    </w:lvl>
    <w:lvl w:ilvl="3" w:tplc="0C5686E4">
      <w:start w:val="1"/>
      <w:numFmt w:val="decimal"/>
      <w:lvlText w:val="(%4)"/>
      <w:lvlJc w:val="right"/>
      <w:pPr>
        <w:ind w:left="1920" w:hanging="480"/>
      </w:pPr>
      <w:rPr>
        <w:rFonts w:hint="eastAsia"/>
      </w:r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F52106"/>
    <w:multiLevelType w:val="hybridMultilevel"/>
    <w:tmpl w:val="0C242E6E"/>
    <w:lvl w:ilvl="0" w:tplc="FFFFFFFF">
      <w:start w:val="1"/>
      <w:numFmt w:val="taiwaneseCountingThousand"/>
      <w:lvlText w:val="%1、"/>
      <w:lvlJc w:val="left"/>
      <w:pPr>
        <w:ind w:left="480" w:hanging="480"/>
      </w:pPr>
      <w:rPr>
        <w:rFonts w:hint="default"/>
      </w:rPr>
    </w:lvl>
    <w:lvl w:ilvl="1" w:tplc="FFFFFFFF">
      <w:start w:val="1"/>
      <w:numFmt w:val="taiwaneseCountingThousand"/>
      <w:lvlText w:val="%2、"/>
      <w:lvlJc w:val="left"/>
      <w:pPr>
        <w:ind w:left="480" w:hanging="480"/>
      </w:pPr>
    </w:lvl>
    <w:lvl w:ilvl="2" w:tplc="0409000F">
      <w:start w:val="1"/>
      <w:numFmt w:val="decimal"/>
      <w:lvlText w:val="%3."/>
      <w:lvlJc w:val="lef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8EF306E"/>
    <w:multiLevelType w:val="hybridMultilevel"/>
    <w:tmpl w:val="519C2ED8"/>
    <w:numStyleLink w:val="8"/>
  </w:abstractNum>
  <w:abstractNum w:abstractNumId="3" w15:restartNumberingAfterBreak="0">
    <w:nsid w:val="1E9F7CD4"/>
    <w:multiLevelType w:val="hybridMultilevel"/>
    <w:tmpl w:val="280833F8"/>
    <w:lvl w:ilvl="0" w:tplc="FFFFFFFF">
      <w:start w:val="1"/>
      <w:numFmt w:val="taiwaneseCountingThousand"/>
      <w:lvlText w:val="%1、"/>
      <w:lvlJc w:val="left"/>
      <w:pPr>
        <w:ind w:left="480" w:hanging="480"/>
      </w:pPr>
      <w:rPr>
        <w:rFonts w:hint="default"/>
      </w:rPr>
    </w:lvl>
    <w:lvl w:ilvl="1" w:tplc="FFFFFFFF">
      <w:start w:val="1"/>
      <w:numFmt w:val="taiwaneseCountingThousand"/>
      <w:lvlText w:val="%2、"/>
      <w:lvlJc w:val="left"/>
      <w:pPr>
        <w:ind w:left="480" w:hanging="480"/>
      </w:pPr>
    </w:lvl>
    <w:lvl w:ilvl="2" w:tplc="FFFFFFFF">
      <w:start w:val="1"/>
      <w:numFmt w:val="decimal"/>
      <w:lvlText w:val="%3."/>
      <w:lvlJc w:val="left"/>
      <w:pPr>
        <w:ind w:left="1440" w:hanging="480"/>
      </w:pPr>
    </w:lvl>
    <w:lvl w:ilvl="3" w:tplc="0409001B">
      <w:start w:val="1"/>
      <w:numFmt w:val="lowerRoman"/>
      <w:lvlText w:val="%4."/>
      <w:lvlJc w:val="righ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219471A5"/>
    <w:multiLevelType w:val="hybridMultilevel"/>
    <w:tmpl w:val="2FD0A6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6E00EFB"/>
    <w:multiLevelType w:val="hybridMultilevel"/>
    <w:tmpl w:val="AF189BDA"/>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F980E1B"/>
    <w:multiLevelType w:val="hybridMultilevel"/>
    <w:tmpl w:val="B6A67432"/>
    <w:numStyleLink w:val="2"/>
  </w:abstractNum>
  <w:abstractNum w:abstractNumId="7" w15:restartNumberingAfterBreak="0">
    <w:nsid w:val="3BA27D3B"/>
    <w:multiLevelType w:val="hybridMultilevel"/>
    <w:tmpl w:val="721E6CB0"/>
    <w:lvl w:ilvl="0" w:tplc="FFFFFFFF">
      <w:start w:val="1"/>
      <w:numFmt w:val="taiwaneseCountingThousand"/>
      <w:lvlText w:val="%1、"/>
      <w:lvlJc w:val="left"/>
      <w:pPr>
        <w:ind w:left="480" w:hanging="480"/>
      </w:pPr>
      <w:rPr>
        <w:rFonts w:hint="default"/>
      </w:rPr>
    </w:lvl>
    <w:lvl w:ilvl="1" w:tplc="FFFFFFFF">
      <w:start w:val="1"/>
      <w:numFmt w:val="taiwaneseCountingThousand"/>
      <w:lvlText w:val="%2、"/>
      <w:lvlJc w:val="left"/>
      <w:pPr>
        <w:ind w:left="480" w:hanging="480"/>
      </w:pPr>
    </w:lvl>
    <w:lvl w:ilvl="2" w:tplc="FFFFFFFF">
      <w:start w:val="1"/>
      <w:numFmt w:val="decimal"/>
      <w:lvlText w:val="%3."/>
      <w:lvlJc w:val="left"/>
      <w:pPr>
        <w:ind w:left="1440" w:hanging="480"/>
      </w:pPr>
    </w:lvl>
    <w:lvl w:ilvl="3" w:tplc="04090017">
      <w:start w:val="1"/>
      <w:numFmt w:val="ideographLegalTradition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9CD7825"/>
    <w:multiLevelType w:val="hybridMultilevel"/>
    <w:tmpl w:val="69AC8A40"/>
    <w:numStyleLink w:val="7"/>
  </w:abstractNum>
  <w:abstractNum w:abstractNumId="9" w15:restartNumberingAfterBreak="0">
    <w:nsid w:val="4C3C509C"/>
    <w:multiLevelType w:val="hybridMultilevel"/>
    <w:tmpl w:val="69AC8A40"/>
    <w:styleLink w:val="7"/>
    <w:lvl w:ilvl="0" w:tplc="3E92D0A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8746808">
      <w:start w:val="1"/>
      <w:numFmt w:val="lowerLetter"/>
      <w:lvlText w:val="%2."/>
      <w:lvlJc w:val="left"/>
      <w:pPr>
        <w:ind w:left="96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9A565EC8">
      <w:start w:val="1"/>
      <w:numFmt w:val="lowerRoman"/>
      <w:lvlText w:val="%3."/>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A0DA75FC">
      <w:start w:val="1"/>
      <w:numFmt w:val="decimal"/>
      <w:lvlText w:val="%4."/>
      <w:lvlJc w:val="left"/>
      <w:pPr>
        <w:ind w:left="192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ADEE05C2">
      <w:start w:val="1"/>
      <w:numFmt w:val="decimal"/>
      <w:lvlText w:val="%5."/>
      <w:lvlJc w:val="left"/>
      <w:pPr>
        <w:ind w:left="240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208616D6">
      <w:start w:val="1"/>
      <w:numFmt w:val="lowerRoman"/>
      <w:lvlText w:val="%6."/>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72DE48A6">
      <w:start w:val="1"/>
      <w:numFmt w:val="decimal"/>
      <w:lvlText w:val="%7."/>
      <w:lvlJc w:val="left"/>
      <w:pPr>
        <w:ind w:left="336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9AD0823A">
      <w:start w:val="1"/>
      <w:numFmt w:val="decimal"/>
      <w:lvlText w:val="%8."/>
      <w:lvlJc w:val="left"/>
      <w:pPr>
        <w:ind w:left="384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6D54B96E">
      <w:start w:val="1"/>
      <w:numFmt w:val="lowerRoman"/>
      <w:lvlText w:val="%9."/>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43776B8"/>
    <w:multiLevelType w:val="hybridMultilevel"/>
    <w:tmpl w:val="A37681E2"/>
    <w:lvl w:ilvl="0" w:tplc="FFFFFFFF">
      <w:start w:val="1"/>
      <w:numFmt w:val="taiwaneseCountingThousand"/>
      <w:lvlText w:val="%1、"/>
      <w:lvlJc w:val="left"/>
      <w:pPr>
        <w:ind w:left="480" w:hanging="480"/>
      </w:pPr>
      <w:rPr>
        <w:rFonts w:hint="default"/>
      </w:rPr>
    </w:lvl>
    <w:lvl w:ilvl="1" w:tplc="04090015">
      <w:start w:val="1"/>
      <w:numFmt w:val="taiwaneseCountingThousand"/>
      <w:lvlText w:val="%2、"/>
      <w:lvlJc w:val="left"/>
      <w:pPr>
        <w:ind w:left="48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2A82499"/>
    <w:multiLevelType w:val="hybridMultilevel"/>
    <w:tmpl w:val="5344EF82"/>
    <w:lvl w:ilvl="0" w:tplc="04090015">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531DA1"/>
    <w:multiLevelType w:val="hybridMultilevel"/>
    <w:tmpl w:val="B6A67432"/>
    <w:styleLink w:val="2"/>
    <w:lvl w:ilvl="0" w:tplc="20EE9B8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52481DC">
      <w:start w:val="1"/>
      <w:numFmt w:val="decimal"/>
      <w:lvlText w:val="%2."/>
      <w:lvlJc w:val="left"/>
      <w:pPr>
        <w:ind w:left="96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7D92D8C0">
      <w:start w:val="1"/>
      <w:numFmt w:val="lowerRoman"/>
      <w:lvlText w:val="%3."/>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FFF04ADA">
      <w:start w:val="1"/>
      <w:numFmt w:val="decimal"/>
      <w:lvlText w:val="%4."/>
      <w:lvlJc w:val="left"/>
      <w:pPr>
        <w:ind w:left="192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EC42380E">
      <w:start w:val="1"/>
      <w:numFmt w:val="decimal"/>
      <w:lvlText w:val="%5."/>
      <w:lvlJc w:val="left"/>
      <w:pPr>
        <w:ind w:left="240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CEB8F68A">
      <w:start w:val="1"/>
      <w:numFmt w:val="lowerRoman"/>
      <w:lvlText w:val="%6."/>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9714811E">
      <w:start w:val="1"/>
      <w:numFmt w:val="decimal"/>
      <w:lvlText w:val="%7."/>
      <w:lvlJc w:val="left"/>
      <w:pPr>
        <w:ind w:left="336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B9B4D04A">
      <w:start w:val="1"/>
      <w:numFmt w:val="decimal"/>
      <w:lvlText w:val="%8."/>
      <w:lvlJc w:val="left"/>
      <w:pPr>
        <w:ind w:left="384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544082F2">
      <w:start w:val="1"/>
      <w:numFmt w:val="lowerRoman"/>
      <w:lvlText w:val="%9."/>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55C571F"/>
    <w:multiLevelType w:val="hybridMultilevel"/>
    <w:tmpl w:val="AC801B80"/>
    <w:lvl w:ilvl="0" w:tplc="5E6A6E40">
      <w:start w:val="1"/>
      <w:numFmt w:val="taiwaneseCountingThousand"/>
      <w:lvlText w:val="%1、"/>
      <w:lvlJc w:val="left"/>
      <w:pPr>
        <w:ind w:left="360" w:hanging="360"/>
      </w:pPr>
      <w:rPr>
        <w:rFonts w:ascii="標楷體" w:eastAsia="標楷體" w:hAnsi="標楷體" w:cs="Arial Unicode MS"/>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96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92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240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336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384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68714EE"/>
    <w:multiLevelType w:val="hybridMultilevel"/>
    <w:tmpl w:val="519C2ED8"/>
    <w:styleLink w:val="8"/>
    <w:lvl w:ilvl="0" w:tplc="9CB08380">
      <w:start w:val="1"/>
      <w:numFmt w:val="taiwaneseCounting"/>
      <w:lvlText w:val="%1."/>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 w:ilvl="1" w:tplc="61845DFE">
      <w:start w:val="1"/>
      <w:numFmt w:val="decimal"/>
      <w:lvlText w:val="%2."/>
      <w:lvlJc w:val="left"/>
      <w:pPr>
        <w:ind w:left="96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2" w:tplc="6338E3F6">
      <w:start w:val="1"/>
      <w:numFmt w:val="lowerRoman"/>
      <w:lvlText w:val="%3."/>
      <w:lvlJc w:val="left"/>
      <w:pPr>
        <w:ind w:left="144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3" w:tplc="D72A1CDA">
      <w:start w:val="1"/>
      <w:numFmt w:val="decimal"/>
      <w:lvlText w:val="%4."/>
      <w:lvlJc w:val="left"/>
      <w:pPr>
        <w:ind w:left="418" w:hanging="418"/>
      </w:pPr>
      <w:rPr>
        <w:rFonts w:hAnsi="Arial Unicode MS"/>
        <w:caps w:val="0"/>
        <w:smallCaps w:val="0"/>
        <w:strike w:val="0"/>
        <w:dstrike w:val="0"/>
        <w:outline w:val="0"/>
        <w:emboss w:val="0"/>
        <w:imprint w:val="0"/>
        <w:spacing w:val="0"/>
        <w:w w:val="100"/>
        <w:kern w:val="0"/>
        <w:position w:val="0"/>
        <w:highlight w:val="none"/>
        <w:vertAlign w:val="baseline"/>
      </w:rPr>
    </w:lvl>
    <w:lvl w:ilvl="4" w:tplc="5A1C6266">
      <w:start w:val="1"/>
      <w:numFmt w:val="decimal"/>
      <w:lvlText w:val="%5."/>
      <w:lvlJc w:val="left"/>
      <w:pPr>
        <w:ind w:left="844" w:hanging="418"/>
      </w:pPr>
      <w:rPr>
        <w:rFonts w:hAnsi="Arial Unicode MS"/>
        <w:caps w:val="0"/>
        <w:smallCaps w:val="0"/>
        <w:strike w:val="0"/>
        <w:dstrike w:val="0"/>
        <w:outline w:val="0"/>
        <w:emboss w:val="0"/>
        <w:imprint w:val="0"/>
        <w:spacing w:val="0"/>
        <w:w w:val="100"/>
        <w:kern w:val="0"/>
        <w:position w:val="0"/>
        <w:highlight w:val="none"/>
        <w:vertAlign w:val="baseline"/>
      </w:rPr>
    </w:lvl>
    <w:lvl w:ilvl="5" w:tplc="66346498">
      <w:start w:val="1"/>
      <w:numFmt w:val="lowerRoman"/>
      <w:lvlText w:val="%6."/>
      <w:lvlJc w:val="left"/>
      <w:pPr>
        <w:ind w:left="1324" w:hanging="418"/>
      </w:pPr>
      <w:rPr>
        <w:rFonts w:hAnsi="Arial Unicode MS"/>
        <w:caps w:val="0"/>
        <w:smallCaps w:val="0"/>
        <w:strike w:val="0"/>
        <w:dstrike w:val="0"/>
        <w:outline w:val="0"/>
        <w:emboss w:val="0"/>
        <w:imprint w:val="0"/>
        <w:spacing w:val="0"/>
        <w:w w:val="100"/>
        <w:kern w:val="0"/>
        <w:position w:val="0"/>
        <w:highlight w:val="none"/>
        <w:vertAlign w:val="baseline"/>
      </w:rPr>
    </w:lvl>
    <w:lvl w:ilvl="6" w:tplc="84D2F6AA">
      <w:start w:val="1"/>
      <w:numFmt w:val="decimal"/>
      <w:lvlText w:val="%7."/>
      <w:lvlJc w:val="left"/>
      <w:pPr>
        <w:ind w:left="1804" w:hanging="418"/>
      </w:pPr>
      <w:rPr>
        <w:rFonts w:hAnsi="Arial Unicode MS"/>
        <w:caps w:val="0"/>
        <w:smallCaps w:val="0"/>
        <w:strike w:val="0"/>
        <w:dstrike w:val="0"/>
        <w:outline w:val="0"/>
        <w:emboss w:val="0"/>
        <w:imprint w:val="0"/>
        <w:spacing w:val="0"/>
        <w:w w:val="100"/>
        <w:kern w:val="0"/>
        <w:position w:val="0"/>
        <w:highlight w:val="none"/>
        <w:vertAlign w:val="baseline"/>
      </w:rPr>
    </w:lvl>
    <w:lvl w:ilvl="7" w:tplc="7D8CE010">
      <w:start w:val="1"/>
      <w:numFmt w:val="decimal"/>
      <w:lvlText w:val="%8."/>
      <w:lvlJc w:val="left"/>
      <w:pPr>
        <w:ind w:left="2284" w:hanging="418"/>
      </w:pPr>
      <w:rPr>
        <w:rFonts w:hAnsi="Arial Unicode MS"/>
        <w:caps w:val="0"/>
        <w:smallCaps w:val="0"/>
        <w:strike w:val="0"/>
        <w:dstrike w:val="0"/>
        <w:outline w:val="0"/>
        <w:emboss w:val="0"/>
        <w:imprint w:val="0"/>
        <w:spacing w:val="0"/>
        <w:w w:val="100"/>
        <w:kern w:val="0"/>
        <w:position w:val="0"/>
        <w:highlight w:val="none"/>
        <w:vertAlign w:val="baseline"/>
      </w:rPr>
    </w:lvl>
    <w:lvl w:ilvl="8" w:tplc="6BB2E786">
      <w:start w:val="1"/>
      <w:numFmt w:val="lowerRoman"/>
      <w:lvlText w:val="%9."/>
      <w:lvlJc w:val="left"/>
      <w:pPr>
        <w:ind w:left="2764" w:hanging="41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8CB4EC9"/>
    <w:multiLevelType w:val="hybridMultilevel"/>
    <w:tmpl w:val="963E5350"/>
    <w:lvl w:ilvl="0" w:tplc="0C5686E4">
      <w:start w:val="1"/>
      <w:numFmt w:val="decimal"/>
      <w:lvlText w:val="(%1)"/>
      <w:lvlJc w:val="righ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13604647">
    <w:abstractNumId w:val="11"/>
  </w:num>
  <w:num w:numId="2" w16cid:durableId="603347389">
    <w:abstractNumId w:val="9"/>
  </w:num>
  <w:num w:numId="3" w16cid:durableId="57286364">
    <w:abstractNumId w:val="8"/>
  </w:num>
  <w:num w:numId="4" w16cid:durableId="801774661">
    <w:abstractNumId w:val="14"/>
  </w:num>
  <w:num w:numId="5" w16cid:durableId="1381050475">
    <w:abstractNumId w:val="2"/>
    <w:lvlOverride w:ilvl="0">
      <w:lvl w:ilvl="0" w:tplc="465A6170">
        <w:start w:val="1"/>
        <w:numFmt w:val="taiwaneseCounting"/>
        <w:lvlText w:val="%1."/>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6A360424">
        <w:start w:val="1"/>
        <w:numFmt w:val="decimal"/>
        <w:lvlText w:val="%2."/>
        <w:lvlJc w:val="left"/>
        <w:pPr>
          <w:ind w:left="960" w:hanging="4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E18E2C0">
        <w:start w:val="1"/>
        <w:numFmt w:val="lowerRoman"/>
        <w:lvlText w:val="%3."/>
        <w:lvlJc w:val="left"/>
        <w:pPr>
          <w:ind w:left="1440" w:hanging="4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64D4B2D0">
        <w:start w:val="1"/>
        <w:numFmt w:val="decimal"/>
        <w:lvlText w:val="%4."/>
        <w:lvlJc w:val="left"/>
        <w:pPr>
          <w:ind w:left="338" w:hanging="3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AF84442">
        <w:start w:val="1"/>
        <w:numFmt w:val="decimal"/>
        <w:lvlText w:val="%5."/>
        <w:lvlJc w:val="left"/>
        <w:pPr>
          <w:ind w:left="764" w:hanging="3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A2A29BE">
        <w:start w:val="1"/>
        <w:numFmt w:val="lowerRoman"/>
        <w:lvlText w:val="%6."/>
        <w:lvlJc w:val="left"/>
        <w:pPr>
          <w:ind w:left="1244" w:hanging="3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7BC4A9C">
        <w:start w:val="1"/>
        <w:numFmt w:val="decimal"/>
        <w:lvlText w:val="%7."/>
        <w:lvlJc w:val="left"/>
        <w:pPr>
          <w:ind w:left="1724" w:hanging="3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ADE9F2C">
        <w:start w:val="1"/>
        <w:numFmt w:val="decimal"/>
        <w:lvlText w:val="%8."/>
        <w:lvlJc w:val="left"/>
        <w:pPr>
          <w:ind w:left="2204" w:hanging="3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F968D5E2">
        <w:start w:val="1"/>
        <w:numFmt w:val="lowerRoman"/>
        <w:lvlText w:val="%9."/>
        <w:lvlJc w:val="left"/>
        <w:pPr>
          <w:ind w:left="2684" w:hanging="33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1414736485">
    <w:abstractNumId w:val="10"/>
  </w:num>
  <w:num w:numId="7" w16cid:durableId="277420817">
    <w:abstractNumId w:val="1"/>
  </w:num>
  <w:num w:numId="8" w16cid:durableId="528614043">
    <w:abstractNumId w:val="3"/>
  </w:num>
  <w:num w:numId="9" w16cid:durableId="517621892">
    <w:abstractNumId w:val="7"/>
  </w:num>
  <w:num w:numId="10" w16cid:durableId="1355111984">
    <w:abstractNumId w:val="0"/>
  </w:num>
  <w:num w:numId="11" w16cid:durableId="43795415">
    <w:abstractNumId w:val="12"/>
  </w:num>
  <w:num w:numId="12" w16cid:durableId="1207723019">
    <w:abstractNumId w:val="6"/>
  </w:num>
  <w:num w:numId="13" w16cid:durableId="836730330">
    <w:abstractNumId w:val="15"/>
  </w:num>
  <w:num w:numId="14" w16cid:durableId="1408113986">
    <w:abstractNumId w:val="4"/>
  </w:num>
  <w:num w:numId="15" w16cid:durableId="693774225">
    <w:abstractNumId w:val="5"/>
  </w:num>
  <w:num w:numId="16" w16cid:durableId="37561894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i Chang">
    <w15:presenceInfo w15:providerId="AD" w15:userId="S::kaichang@guoshi.onmicrosoft.com::8de3793f-8612-47c7-aaa5-85e1c337d455"/>
  </w15:person>
  <w15:person w15:author="Amber Shen">
    <w15:presenceInfo w15:providerId="Windows Live" w15:userId="24c8a11b7011d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trackRevisions/>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22"/>
    <w:rsid w:val="0000333E"/>
    <w:rsid w:val="00035F86"/>
    <w:rsid w:val="0005168A"/>
    <w:rsid w:val="000532B0"/>
    <w:rsid w:val="00053A4A"/>
    <w:rsid w:val="00070031"/>
    <w:rsid w:val="00076B18"/>
    <w:rsid w:val="000879F0"/>
    <w:rsid w:val="000A78DC"/>
    <w:rsid w:val="000F4411"/>
    <w:rsid w:val="000F66A7"/>
    <w:rsid w:val="001000FE"/>
    <w:rsid w:val="00122020"/>
    <w:rsid w:val="001D2E3F"/>
    <w:rsid w:val="001E721E"/>
    <w:rsid w:val="002768D0"/>
    <w:rsid w:val="002A5730"/>
    <w:rsid w:val="002D1826"/>
    <w:rsid w:val="002F39FD"/>
    <w:rsid w:val="0030200B"/>
    <w:rsid w:val="003271F4"/>
    <w:rsid w:val="0033306D"/>
    <w:rsid w:val="003624F1"/>
    <w:rsid w:val="003635B0"/>
    <w:rsid w:val="003A2758"/>
    <w:rsid w:val="003B2234"/>
    <w:rsid w:val="003B5D39"/>
    <w:rsid w:val="004050F9"/>
    <w:rsid w:val="00415FE7"/>
    <w:rsid w:val="00472284"/>
    <w:rsid w:val="00486B9F"/>
    <w:rsid w:val="004A5C51"/>
    <w:rsid w:val="004B4D4C"/>
    <w:rsid w:val="004E40D7"/>
    <w:rsid w:val="00513687"/>
    <w:rsid w:val="0052248E"/>
    <w:rsid w:val="00564B1F"/>
    <w:rsid w:val="00574A8D"/>
    <w:rsid w:val="00577131"/>
    <w:rsid w:val="005856CB"/>
    <w:rsid w:val="005B2648"/>
    <w:rsid w:val="005C22CE"/>
    <w:rsid w:val="005C563B"/>
    <w:rsid w:val="005D3DE8"/>
    <w:rsid w:val="005F26BB"/>
    <w:rsid w:val="005F28FB"/>
    <w:rsid w:val="00611F5A"/>
    <w:rsid w:val="006204CF"/>
    <w:rsid w:val="00626A83"/>
    <w:rsid w:val="00637735"/>
    <w:rsid w:val="006422DC"/>
    <w:rsid w:val="006C0753"/>
    <w:rsid w:val="006E09AE"/>
    <w:rsid w:val="00704012"/>
    <w:rsid w:val="00717F30"/>
    <w:rsid w:val="00776383"/>
    <w:rsid w:val="007A2162"/>
    <w:rsid w:val="007B5423"/>
    <w:rsid w:val="007B677C"/>
    <w:rsid w:val="007C3B4A"/>
    <w:rsid w:val="008074E8"/>
    <w:rsid w:val="0081128D"/>
    <w:rsid w:val="00866427"/>
    <w:rsid w:val="00891031"/>
    <w:rsid w:val="008B444C"/>
    <w:rsid w:val="008E4C0D"/>
    <w:rsid w:val="009003E7"/>
    <w:rsid w:val="00907393"/>
    <w:rsid w:val="00930270"/>
    <w:rsid w:val="00941CEC"/>
    <w:rsid w:val="009E45C2"/>
    <w:rsid w:val="00A109B9"/>
    <w:rsid w:val="00A30411"/>
    <w:rsid w:val="00A5296D"/>
    <w:rsid w:val="00A53520"/>
    <w:rsid w:val="00A55F86"/>
    <w:rsid w:val="00A630A3"/>
    <w:rsid w:val="00A64B81"/>
    <w:rsid w:val="00A82F80"/>
    <w:rsid w:val="00AB6153"/>
    <w:rsid w:val="00B30251"/>
    <w:rsid w:val="00B679E8"/>
    <w:rsid w:val="00B76286"/>
    <w:rsid w:val="00BA6045"/>
    <w:rsid w:val="00BB2FC3"/>
    <w:rsid w:val="00BF1851"/>
    <w:rsid w:val="00C00995"/>
    <w:rsid w:val="00C13AD6"/>
    <w:rsid w:val="00C239D6"/>
    <w:rsid w:val="00C650E0"/>
    <w:rsid w:val="00C655B1"/>
    <w:rsid w:val="00C81622"/>
    <w:rsid w:val="00CB0979"/>
    <w:rsid w:val="00CB2734"/>
    <w:rsid w:val="00CE1E22"/>
    <w:rsid w:val="00CE5961"/>
    <w:rsid w:val="00CF3463"/>
    <w:rsid w:val="00D0320A"/>
    <w:rsid w:val="00D10B83"/>
    <w:rsid w:val="00D12626"/>
    <w:rsid w:val="00D17FB4"/>
    <w:rsid w:val="00D2392B"/>
    <w:rsid w:val="00D97348"/>
    <w:rsid w:val="00DA055C"/>
    <w:rsid w:val="00E72E05"/>
    <w:rsid w:val="00E95463"/>
    <w:rsid w:val="00EA145C"/>
    <w:rsid w:val="00EB7582"/>
    <w:rsid w:val="00EC0502"/>
    <w:rsid w:val="00F21193"/>
    <w:rsid w:val="00F25819"/>
    <w:rsid w:val="00F72282"/>
    <w:rsid w:val="00F90E24"/>
    <w:rsid w:val="00F96B9C"/>
    <w:rsid w:val="00FD1FCA"/>
    <w:rsid w:val="012FE931"/>
    <w:rsid w:val="0341BA1D"/>
    <w:rsid w:val="0697527C"/>
    <w:rsid w:val="09563828"/>
    <w:rsid w:val="0AAF9830"/>
    <w:rsid w:val="0B4A9ABA"/>
    <w:rsid w:val="0BBE4AC6"/>
    <w:rsid w:val="0E4FC6E6"/>
    <w:rsid w:val="127C189C"/>
    <w:rsid w:val="14E8E6E3"/>
    <w:rsid w:val="15F8E0B7"/>
    <w:rsid w:val="167908C8"/>
    <w:rsid w:val="180CEC9E"/>
    <w:rsid w:val="191CF360"/>
    <w:rsid w:val="1C8371DE"/>
    <w:rsid w:val="1E1F423F"/>
    <w:rsid w:val="208649FF"/>
    <w:rsid w:val="22F5F261"/>
    <w:rsid w:val="236CE71B"/>
    <w:rsid w:val="244AA6C0"/>
    <w:rsid w:val="244EB3A6"/>
    <w:rsid w:val="24D55AB9"/>
    <w:rsid w:val="2648230B"/>
    <w:rsid w:val="290A862F"/>
    <w:rsid w:val="2C805E92"/>
    <w:rsid w:val="307DD75F"/>
    <w:rsid w:val="30F915A3"/>
    <w:rsid w:val="327691FE"/>
    <w:rsid w:val="32DE77AF"/>
    <w:rsid w:val="33B57821"/>
    <w:rsid w:val="33E371C2"/>
    <w:rsid w:val="367F9DD4"/>
    <w:rsid w:val="39BF7523"/>
    <w:rsid w:val="3E524749"/>
    <w:rsid w:val="479DFC42"/>
    <w:rsid w:val="47DDD743"/>
    <w:rsid w:val="49E70415"/>
    <w:rsid w:val="49F54FD2"/>
    <w:rsid w:val="4A74E196"/>
    <w:rsid w:val="4AB75044"/>
    <w:rsid w:val="4B90B649"/>
    <w:rsid w:val="4C0AB2FE"/>
    <w:rsid w:val="4C5D772A"/>
    <w:rsid w:val="4D2DEBF9"/>
    <w:rsid w:val="4EC8570B"/>
    <w:rsid w:val="516B912C"/>
    <w:rsid w:val="5209B116"/>
    <w:rsid w:val="544BC322"/>
    <w:rsid w:val="555D533E"/>
    <w:rsid w:val="55FE754D"/>
    <w:rsid w:val="563F024F"/>
    <w:rsid w:val="5875B2B9"/>
    <w:rsid w:val="5B8E1563"/>
    <w:rsid w:val="63FB79EC"/>
    <w:rsid w:val="6676A6DF"/>
    <w:rsid w:val="668F3EEE"/>
    <w:rsid w:val="67F25ED5"/>
    <w:rsid w:val="6906C5FB"/>
    <w:rsid w:val="69DFD173"/>
    <w:rsid w:val="6A13B14B"/>
    <w:rsid w:val="6A1CDBD7"/>
    <w:rsid w:val="6AA2965C"/>
    <w:rsid w:val="6AD6FBCB"/>
    <w:rsid w:val="6B64DDAB"/>
    <w:rsid w:val="6BE7D4C9"/>
    <w:rsid w:val="6D83A52A"/>
    <w:rsid w:val="6EFBAEE5"/>
    <w:rsid w:val="6F1E6B9A"/>
    <w:rsid w:val="7036DCE0"/>
    <w:rsid w:val="73AD53CE"/>
    <w:rsid w:val="73D1ACCC"/>
    <w:rsid w:val="74E1774D"/>
    <w:rsid w:val="7533D701"/>
    <w:rsid w:val="75A59ED2"/>
    <w:rsid w:val="7665DA25"/>
    <w:rsid w:val="77F9CC6B"/>
    <w:rsid w:val="79856D2D"/>
    <w:rsid w:val="7EF368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DF65"/>
  <w15:chartTrackingRefBased/>
  <w15:docId w15:val="{CFA2DA02-CEB4-4ABE-90EB-5B529AC3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lack-13">
    <w:name w:val="black-13"/>
    <w:basedOn w:val="a0"/>
    <w:rsid w:val="00CE1E22"/>
  </w:style>
  <w:style w:type="paragraph" w:styleId="a3">
    <w:name w:val="List Paragraph"/>
    <w:basedOn w:val="a"/>
    <w:uiPriority w:val="34"/>
    <w:qFormat/>
    <w:rsid w:val="00CE1E22"/>
    <w:pPr>
      <w:ind w:leftChars="200" w:left="480"/>
    </w:pPr>
  </w:style>
  <w:style w:type="paragraph" w:customStyle="1" w:styleId="1">
    <w:name w:val="清單段落1"/>
    <w:rsid w:val="004B4D4C"/>
    <w:pPr>
      <w:pBdr>
        <w:top w:val="nil"/>
        <w:left w:val="nil"/>
        <w:bottom w:val="nil"/>
        <w:right w:val="nil"/>
        <w:between w:val="nil"/>
        <w:bar w:val="nil"/>
      </w:pBdr>
      <w:suppressAutoHyphens/>
    </w:pPr>
    <w:rPr>
      <w:rFonts w:ascii="Arial Unicode MS" w:eastAsia="Calibri" w:hAnsi="Arial Unicode MS" w:cs="Arial Unicode MS" w:hint="eastAsia"/>
      <w:color w:val="000000"/>
      <w:kern w:val="1"/>
      <w:szCs w:val="24"/>
      <w:u w:color="000000"/>
      <w:bdr w:val="nil"/>
    </w:rPr>
  </w:style>
  <w:style w:type="numbering" w:customStyle="1" w:styleId="7">
    <w:name w:val="已輸入樣式 7"/>
    <w:rsid w:val="004B4D4C"/>
    <w:pPr>
      <w:numPr>
        <w:numId w:val="2"/>
      </w:numPr>
    </w:pPr>
  </w:style>
  <w:style w:type="numbering" w:customStyle="1" w:styleId="8">
    <w:name w:val="已輸入樣式 8"/>
    <w:rsid w:val="00704012"/>
    <w:pPr>
      <w:numPr>
        <w:numId w:val="4"/>
      </w:numPr>
    </w:pPr>
  </w:style>
  <w:style w:type="paragraph" w:styleId="a4">
    <w:name w:val="Plain Text"/>
    <w:link w:val="a5"/>
    <w:rsid w:val="00704012"/>
    <w:pPr>
      <w:widowControl w:val="0"/>
      <w:pBdr>
        <w:top w:val="nil"/>
        <w:left w:val="nil"/>
        <w:bottom w:val="nil"/>
        <w:right w:val="nil"/>
        <w:between w:val="nil"/>
        <w:bar w:val="nil"/>
      </w:pBdr>
    </w:pPr>
    <w:rPr>
      <w:rFonts w:ascii="細明體" w:eastAsia="細明體" w:hAnsi="細明體" w:cs="細明體"/>
      <w:color w:val="000000"/>
      <w:szCs w:val="24"/>
      <w:u w:color="000000"/>
      <w:bdr w:val="nil"/>
    </w:rPr>
  </w:style>
  <w:style w:type="character" w:customStyle="1" w:styleId="a5">
    <w:name w:val="純文字 字元"/>
    <w:basedOn w:val="a0"/>
    <w:link w:val="a4"/>
    <w:rsid w:val="00704012"/>
    <w:rPr>
      <w:rFonts w:ascii="細明體" w:eastAsia="細明體" w:hAnsi="細明體" w:cs="細明體"/>
      <w:color w:val="000000"/>
      <w:szCs w:val="24"/>
      <w:u w:color="000000"/>
      <w:bdr w:val="nil"/>
    </w:rPr>
  </w:style>
  <w:style w:type="numbering" w:customStyle="1" w:styleId="2">
    <w:name w:val="已輸入樣式 2"/>
    <w:rsid w:val="005B2648"/>
    <w:pPr>
      <w:numPr>
        <w:numId w:val="11"/>
      </w:numPr>
    </w:pPr>
  </w:style>
  <w:style w:type="paragraph" w:styleId="a6">
    <w:name w:val="Revision"/>
    <w:hidden/>
    <w:uiPriority w:val="99"/>
    <w:semiHidden/>
    <w:rsid w:val="00CE5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21491">
      <w:bodyDiv w:val="1"/>
      <w:marLeft w:val="0"/>
      <w:marRight w:val="0"/>
      <w:marTop w:val="0"/>
      <w:marBottom w:val="0"/>
      <w:divBdr>
        <w:top w:val="none" w:sz="0" w:space="0" w:color="auto"/>
        <w:left w:val="none" w:sz="0" w:space="0" w:color="auto"/>
        <w:bottom w:val="none" w:sz="0" w:space="0" w:color="auto"/>
        <w:right w:val="none" w:sz="0" w:space="0" w:color="auto"/>
      </w:divBdr>
    </w:div>
    <w:div w:id="32297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Chan</dc:creator>
  <cp:keywords/>
  <dc:description/>
  <cp:lastModifiedBy>Kai Chang</cp:lastModifiedBy>
  <cp:revision>5</cp:revision>
  <dcterms:created xsi:type="dcterms:W3CDTF">2023-04-28T03:27:00Z</dcterms:created>
  <dcterms:modified xsi:type="dcterms:W3CDTF">2023-05-03T06:40:00Z</dcterms:modified>
</cp:coreProperties>
</file>